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C36AFA" w14:textId="77777777" w:rsidR="00A2684F" w:rsidRDefault="00B5375F" w:rsidP="00487819">
      <w:pPr>
        <w:jc w:val="center"/>
        <w:rPr>
          <w:b/>
          <w:spacing w:val="-10"/>
          <w:sz w:val="24"/>
          <w:szCs w:val="18"/>
        </w:rPr>
      </w:pPr>
      <w:r>
        <w:rPr>
          <w:rFonts w:hint="eastAsia"/>
          <w:spacing w:val="-10"/>
          <w:sz w:val="32"/>
          <w:szCs w:val="32"/>
        </w:rPr>
        <w:t>계</w:t>
      </w:r>
      <w:r>
        <w:rPr>
          <w:spacing w:val="-10"/>
          <w:sz w:val="32"/>
          <w:szCs w:val="32"/>
        </w:rPr>
        <w:t xml:space="preserve"> </w:t>
      </w:r>
      <w:r>
        <w:rPr>
          <w:rFonts w:hint="eastAsia"/>
          <w:spacing w:val="-10"/>
          <w:sz w:val="32"/>
          <w:szCs w:val="32"/>
        </w:rPr>
        <w:t>약</w:t>
      </w:r>
      <w:r>
        <w:rPr>
          <w:spacing w:val="-10"/>
          <w:sz w:val="32"/>
          <w:szCs w:val="32"/>
        </w:rPr>
        <w:t xml:space="preserve"> </w:t>
      </w:r>
      <w:r>
        <w:rPr>
          <w:rFonts w:hint="eastAsia"/>
          <w:spacing w:val="-10"/>
          <w:sz w:val="32"/>
          <w:szCs w:val="32"/>
        </w:rPr>
        <w:t>서</w:t>
      </w:r>
    </w:p>
    <w:p w14:paraId="2EEBC82C" w14:textId="77777777" w:rsidR="00AB4008" w:rsidRDefault="00AB4008">
      <w:pPr>
        <w:rPr>
          <w:spacing w:val="-10"/>
        </w:rPr>
      </w:pPr>
    </w:p>
    <w:p w14:paraId="7218CFDF" w14:textId="4577E3A6" w:rsidR="005A0296" w:rsidRDefault="001E0600">
      <w:pPr>
        <w:rPr>
          <w:spacing w:val="-10"/>
        </w:rPr>
      </w:pPr>
      <w:r>
        <w:rPr>
          <w:rFonts w:hint="eastAsia"/>
          <w:spacing w:val="-10"/>
        </w:rPr>
        <w:t xml:space="preserve">주식회사 시리아이(SIRIAI)(이하 </w:t>
      </w:r>
      <w:r>
        <w:rPr>
          <w:spacing w:val="-10"/>
        </w:rPr>
        <w:t>“</w:t>
      </w:r>
      <w:r>
        <w:rPr>
          <w:rFonts w:hint="eastAsia"/>
          <w:spacing w:val="-10"/>
        </w:rPr>
        <w:t>대행사</w:t>
      </w:r>
      <w:r>
        <w:rPr>
          <w:spacing w:val="-10"/>
        </w:rPr>
        <w:t>”라</w:t>
      </w:r>
      <w:r>
        <w:rPr>
          <w:rFonts w:hint="eastAsia"/>
          <w:spacing w:val="-10"/>
        </w:rPr>
        <w:t xml:space="preserve"> 한다)과 주식회사 레드빈프로덕션(</w:t>
      </w:r>
      <w:r>
        <w:rPr>
          <w:spacing w:val="-10"/>
        </w:rPr>
        <w:t>이하 “소속사”라 한다)</w:t>
      </w:r>
      <w:r>
        <w:rPr>
          <w:rFonts w:hint="eastAsia"/>
          <w:spacing w:val="-10"/>
        </w:rPr>
        <w:t xml:space="preserve">는 </w:t>
      </w:r>
      <w:r>
        <w:rPr>
          <w:spacing w:val="-10"/>
        </w:rPr>
        <w:t>“소속사”</w:t>
      </w:r>
      <w:r>
        <w:rPr>
          <w:rFonts w:hint="eastAsia"/>
          <w:spacing w:val="-10"/>
        </w:rPr>
        <w:t xml:space="preserve">의 소속 인플루언서 </w:t>
      </w:r>
      <w:r>
        <w:rPr>
          <w:spacing w:val="-10"/>
        </w:rPr>
        <w:t>“</w:t>
      </w:r>
      <w:r>
        <w:rPr>
          <w:rFonts w:hint="eastAsia"/>
          <w:spacing w:val="-10"/>
        </w:rPr>
        <w:t>김고은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의 브랜드 팝업 행사 방문 및 인스타그램 콘텐츠 게재에 관한 계약(이하 </w:t>
      </w:r>
      <w:r>
        <w:rPr>
          <w:spacing w:val="-10"/>
        </w:rPr>
        <w:t>“</w:t>
      </w:r>
      <w:r>
        <w:rPr>
          <w:rFonts w:hint="eastAsia"/>
          <w:spacing w:val="-10"/>
        </w:rPr>
        <w:t>본 계약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이라 한다)을 </w:t>
      </w:r>
      <w:r w:rsidR="005A0296">
        <w:rPr>
          <w:rFonts w:hint="eastAsia"/>
          <w:spacing w:val="-10"/>
        </w:rPr>
        <w:t>다음과 같이 체결한다.</w:t>
      </w:r>
    </w:p>
    <w:p w14:paraId="3CEB8484" w14:textId="77777777" w:rsidR="005A0296" w:rsidRDefault="005A0296">
      <w:pPr>
        <w:rPr>
          <w:spacing w:val="-10"/>
        </w:rPr>
      </w:pPr>
    </w:p>
    <w:p w14:paraId="32478203" w14:textId="77777777" w:rsidR="00224207" w:rsidRDefault="00224207" w:rsidP="00224207">
      <w:pPr>
        <w:numPr>
          <w:ilvl w:val="0"/>
          <w:numId w:val="3"/>
        </w:numPr>
        <w:wordWrap/>
        <w:ind w:left="400" w:hanging="400"/>
        <w:rPr>
          <w:spacing w:val="-10"/>
          <w:szCs w:val="20"/>
        </w:rPr>
      </w:pPr>
      <w:r>
        <w:rPr>
          <w:rFonts w:hint="eastAsia"/>
          <w:b/>
          <w:bCs/>
          <w:spacing w:val="-10"/>
          <w:szCs w:val="20"/>
        </w:rPr>
        <w:t>(계약의 목적)</w:t>
      </w:r>
    </w:p>
    <w:p w14:paraId="52380B1C" w14:textId="40E472FD" w:rsidR="005A0296" w:rsidRDefault="005A0296" w:rsidP="00F32CF2">
      <w:pPr>
        <w:ind w:leftChars="213" w:left="426"/>
        <w:rPr>
          <w:spacing w:val="-10"/>
        </w:rPr>
      </w:pPr>
      <w:r>
        <w:rPr>
          <w:rFonts w:hint="eastAsia"/>
          <w:spacing w:val="-10"/>
        </w:rPr>
        <w:t xml:space="preserve">본 계약의 목적은 제 2조의 개요에 따라 </w:t>
      </w:r>
      <w:r w:rsidR="00F32CF2" w:rsidRPr="00EC796D">
        <w:rPr>
          <w:spacing w:val="-10"/>
          <w:highlight w:val="yellow"/>
        </w:rPr>
        <w:t>“</w:t>
      </w:r>
      <w:r w:rsidR="00F32CF2" w:rsidRPr="00EC796D">
        <w:rPr>
          <w:rFonts w:hint="eastAsia"/>
          <w:spacing w:val="-10"/>
          <w:highlight w:val="yellow"/>
        </w:rPr>
        <w:t>대행사</w:t>
      </w:r>
      <w:r w:rsidR="00F32CF2" w:rsidRPr="00EC796D">
        <w:rPr>
          <w:spacing w:val="-10"/>
          <w:highlight w:val="yellow"/>
        </w:rPr>
        <w:t>”</w:t>
      </w:r>
      <w:r w:rsidR="00F32CF2" w:rsidRPr="00EC796D">
        <w:rPr>
          <w:rFonts w:hint="eastAsia"/>
          <w:spacing w:val="-10"/>
          <w:highlight w:val="yellow"/>
        </w:rPr>
        <w:t>와</w:t>
      </w:r>
      <w:r w:rsidR="00F32CF2" w:rsidRPr="00EC796D">
        <w:rPr>
          <w:spacing w:val="-10"/>
          <w:highlight w:val="yellow"/>
        </w:rPr>
        <w:t xml:space="preserve"> 협의한 오프라인 행사</w:t>
      </w:r>
      <w:r w:rsidR="00F32CF2" w:rsidRPr="00F32CF2">
        <w:rPr>
          <w:spacing w:val="-10"/>
        </w:rPr>
        <w:t xml:space="preserve"> 참석 및 콘텐츠를 게재함에 </w:t>
      </w:r>
      <w:r w:rsidR="00F32CF2" w:rsidRPr="00F32CF2">
        <w:rPr>
          <w:rFonts w:hint="eastAsia"/>
          <w:spacing w:val="-10"/>
        </w:rPr>
        <w:t>있어</w:t>
      </w:r>
      <w:r w:rsidR="00F32CF2" w:rsidRPr="00F32CF2">
        <w:rPr>
          <w:spacing w:val="-10"/>
        </w:rPr>
        <w:t xml:space="preserve"> 상호의 권리와 의무를 명확히 하는데 있다.</w:t>
      </w:r>
    </w:p>
    <w:p w14:paraId="4B0F0CE2" w14:textId="77777777" w:rsidR="00224207" w:rsidRDefault="00224207" w:rsidP="00224207">
      <w:pPr>
        <w:numPr>
          <w:ilvl w:val="0"/>
          <w:numId w:val="3"/>
        </w:numPr>
        <w:wordWrap/>
        <w:ind w:left="400" w:hanging="400"/>
        <w:rPr>
          <w:b/>
          <w:bCs/>
          <w:spacing w:val="-10"/>
          <w:szCs w:val="20"/>
        </w:rPr>
      </w:pPr>
      <w:r>
        <w:rPr>
          <w:rFonts w:hint="eastAsia"/>
          <w:b/>
          <w:bCs/>
          <w:spacing w:val="-10"/>
          <w:szCs w:val="20"/>
        </w:rPr>
        <w:t>(콘텐츠 게재의 개요)</w:t>
      </w:r>
    </w:p>
    <w:p w14:paraId="1B6E2088" w14:textId="5F2C5334" w:rsidR="00567184" w:rsidRDefault="00567184" w:rsidP="00567184">
      <w:pPr>
        <w:numPr>
          <w:ilvl w:val="0"/>
          <w:numId w:val="17"/>
        </w:numPr>
        <w:rPr>
          <w:b/>
          <w:bCs/>
        </w:rPr>
      </w:pPr>
      <w:r>
        <w:rPr>
          <w:rFonts w:hint="eastAsia"/>
        </w:rPr>
        <w:t xml:space="preserve">브랜드명 </w:t>
      </w:r>
      <w:r>
        <w:t xml:space="preserve">: </w:t>
      </w:r>
      <w:r w:rsidR="00F32CF2" w:rsidRPr="00EC796D">
        <w:rPr>
          <w:rFonts w:hint="eastAsia"/>
          <w:highlight w:val="yellow"/>
        </w:rPr>
        <w:t>아이코닉무브먼트(틈결)</w:t>
      </w:r>
      <w:r w:rsidR="00F32CF2" w:rsidRPr="00EC796D">
        <w:rPr>
          <w:highlight w:val="yellow"/>
        </w:rPr>
        <w:t xml:space="preserve"> </w:t>
      </w:r>
      <w:r w:rsidR="00F32CF2" w:rsidRPr="00EC796D">
        <w:rPr>
          <w:rFonts w:hint="eastAsia"/>
          <w:highlight w:val="yellow"/>
        </w:rPr>
        <w:t>주최의</w:t>
      </w:r>
      <w:r w:rsidR="00F32CF2" w:rsidRPr="00EC796D">
        <w:rPr>
          <w:highlight w:val="yellow"/>
        </w:rPr>
        <w:t xml:space="preserve"> </w:t>
      </w:r>
      <w:r w:rsidR="00F32CF2" w:rsidRPr="00EC796D">
        <w:rPr>
          <w:rFonts w:hint="eastAsia"/>
          <w:highlight w:val="yellow"/>
        </w:rPr>
        <w:t>에스더버니X브랜드 플래그십 프라이빗 팝업</w:t>
      </w:r>
    </w:p>
    <w:p w14:paraId="6AE2C07E" w14:textId="77777777" w:rsidR="00567184" w:rsidRDefault="00567184" w:rsidP="00567184">
      <w:pPr>
        <w:numPr>
          <w:ilvl w:val="0"/>
          <w:numId w:val="17"/>
        </w:numPr>
        <w:rPr>
          <w:b/>
          <w:bCs/>
        </w:rPr>
      </w:pPr>
      <w:r>
        <w:rPr>
          <w:rFonts w:hint="eastAsia"/>
        </w:rPr>
        <w:t>행사 참석 일정 :</w:t>
      </w:r>
      <w:r>
        <w:t xml:space="preserve"> 202</w:t>
      </w:r>
      <w:r>
        <w:rPr>
          <w:rFonts w:hint="eastAsia"/>
        </w:rPr>
        <w:t>6년 5월 2일</w:t>
      </w:r>
    </w:p>
    <w:p w14:paraId="17FF9FBB" w14:textId="23FF1817" w:rsidR="00567184" w:rsidRDefault="00567184" w:rsidP="00567184">
      <w:pPr>
        <w:numPr>
          <w:ilvl w:val="0"/>
          <w:numId w:val="17"/>
        </w:numPr>
        <w:rPr>
          <w:b/>
          <w:bCs/>
        </w:rPr>
      </w:pPr>
      <w:r>
        <w:rPr>
          <w:rFonts w:hint="eastAsia"/>
        </w:rPr>
        <w:t>포스팅 일정 :</w:t>
      </w:r>
      <w:r>
        <w:t xml:space="preserve"> 202</w:t>
      </w:r>
      <w:r>
        <w:rPr>
          <w:rFonts w:hint="eastAsia"/>
        </w:rPr>
        <w:t>6년 5월 3일</w:t>
      </w:r>
    </w:p>
    <w:p w14:paraId="449F8972" w14:textId="77777777" w:rsidR="004827F4" w:rsidRPr="001C5BF7" w:rsidRDefault="00E5001D" w:rsidP="004827F4">
      <w:pPr>
        <w:numPr>
          <w:ilvl w:val="0"/>
          <w:numId w:val="17"/>
        </w:numPr>
      </w:pPr>
      <w:r>
        <w:rPr>
          <w:rFonts w:hint="eastAsia"/>
        </w:rPr>
        <w:t xml:space="preserve">포스팅 가이드 </w:t>
      </w:r>
      <w:r>
        <w:t>: 이미지</w:t>
      </w:r>
      <w:r>
        <w:rPr>
          <w:rFonts w:hint="eastAsia"/>
        </w:rPr>
        <w:t xml:space="preserve"> 3</w:t>
      </w:r>
      <w:r>
        <w:t xml:space="preserve">장 기준, #광고 포함 해시태그 </w:t>
      </w:r>
      <w:r>
        <w:rPr>
          <w:rFonts w:hint="eastAsia"/>
        </w:rPr>
        <w:t>3</w:t>
      </w:r>
      <w:r>
        <w:t>개, @계정태그 1개</w:t>
      </w:r>
      <w:r>
        <w:br/>
      </w:r>
      <w:r>
        <w:rPr>
          <w:rFonts w:hint="eastAsia"/>
        </w:rPr>
        <w:t xml:space="preserve">                </w:t>
      </w:r>
      <w:r>
        <w:t>멘션 내 할인율 및 가격에 대한 언급은 불가</w:t>
      </w:r>
    </w:p>
    <w:p w14:paraId="3768C351" w14:textId="23B3FB40" w:rsidR="00487819" w:rsidRPr="00F27565" w:rsidRDefault="00567184" w:rsidP="004827F4">
      <w:pPr>
        <w:numPr>
          <w:ilvl w:val="0"/>
          <w:numId w:val="17"/>
        </w:numPr>
        <w:rPr>
          <w:highlight w:val="yellow"/>
        </w:rPr>
      </w:pPr>
      <w:r>
        <w:rPr>
          <w:rFonts w:hint="eastAsia"/>
          <w:highlight w:val="yellow"/>
        </w:rPr>
        <w:t xml:space="preserve">필수 해시태그 </w:t>
      </w:r>
      <w:r>
        <w:rPr>
          <w:highlight w:val="yellow"/>
        </w:rPr>
        <w:t>:</w:t>
      </w:r>
      <w:r>
        <w:rPr>
          <w:rFonts w:hint="eastAsia"/>
          <w:highlight w:val="yellow"/>
        </w:rPr>
        <w:t xml:space="preserve"> </w:t>
      </w:r>
      <w:r>
        <w:rPr>
          <w:highlight w:val="yellow"/>
        </w:rPr>
        <w:t>#</w:t>
      </w:r>
      <w:r>
        <w:rPr>
          <w:rFonts w:hint="eastAsia"/>
          <w:highlight w:val="yellow"/>
        </w:rPr>
        <w:t>광고</w:t>
      </w:r>
      <w:r w:rsidR="00C91693">
        <w:rPr>
          <w:rFonts w:hint="eastAsia"/>
          <w:highlight w:val="yellow"/>
        </w:rPr>
        <w:t xml:space="preserve"> (추후 </w:t>
      </w:r>
      <w:r w:rsidR="001C2DC9">
        <w:rPr>
          <w:rFonts w:hint="eastAsia"/>
          <w:highlight w:val="yellow"/>
        </w:rPr>
        <w:t>전달</w:t>
      </w:r>
      <w:r w:rsidR="00C91693">
        <w:rPr>
          <w:rFonts w:hint="eastAsia"/>
          <w:highlight w:val="yellow"/>
        </w:rPr>
        <w:t>)</w:t>
      </w:r>
    </w:p>
    <w:p w14:paraId="4919B94A" w14:textId="6210A980" w:rsidR="00567184" w:rsidRPr="00F27565" w:rsidRDefault="00567184" w:rsidP="00321565">
      <w:pPr>
        <w:numPr>
          <w:ilvl w:val="0"/>
          <w:numId w:val="17"/>
        </w:numPr>
        <w:rPr>
          <w:highlight w:val="yellow"/>
        </w:rPr>
      </w:pPr>
      <w:r>
        <w:rPr>
          <w:rFonts w:hint="eastAsia"/>
          <w:highlight w:val="yellow"/>
        </w:rPr>
        <w:t xml:space="preserve">필수 계정태그 </w:t>
      </w:r>
      <w:r>
        <w:rPr>
          <w:highlight w:val="yellow"/>
        </w:rPr>
        <w:t>: @</w:t>
      </w:r>
      <w:r w:rsidR="00C91693">
        <w:rPr>
          <w:rFonts w:hint="eastAsia"/>
          <w:highlight w:val="yellow"/>
        </w:rPr>
        <w:t>(추후</w:t>
      </w:r>
      <w:r w:rsidR="001C2DC9">
        <w:rPr>
          <w:rFonts w:hint="eastAsia"/>
          <w:highlight w:val="yellow"/>
        </w:rPr>
        <w:t xml:space="preserve"> 전달</w:t>
      </w:r>
      <w:r w:rsidR="00C91693">
        <w:rPr>
          <w:rFonts w:hint="eastAsia"/>
          <w:highlight w:val="yellow"/>
        </w:rPr>
        <w:t>)</w:t>
      </w:r>
    </w:p>
    <w:p w14:paraId="7AE634EE" w14:textId="5167AB88" w:rsidR="00567184" w:rsidRPr="001C5BF7" w:rsidRDefault="004827F4" w:rsidP="00487819">
      <w:pPr>
        <w:numPr>
          <w:ilvl w:val="0"/>
          <w:numId w:val="17"/>
        </w:numPr>
      </w:pPr>
      <w:r>
        <w:rPr>
          <w:rFonts w:hint="eastAsia"/>
        </w:rPr>
        <w:t>최소 게시물 유지</w:t>
      </w:r>
      <w:r>
        <w:t xml:space="preserve"> </w:t>
      </w:r>
      <w:r>
        <w:rPr>
          <w:rFonts w:hint="eastAsia"/>
        </w:rPr>
        <w:t xml:space="preserve">기간 </w:t>
      </w:r>
      <w:r>
        <w:t xml:space="preserve">: </w:t>
      </w:r>
      <w:r>
        <w:rPr>
          <w:rFonts w:hint="eastAsia"/>
          <w:highlight w:val="yellow"/>
        </w:rPr>
        <w:t xml:space="preserve">최초 업로드일로부터 </w:t>
      </w:r>
      <w:r w:rsidR="00C91693">
        <w:rPr>
          <w:rFonts w:hint="eastAsia"/>
          <w:highlight w:val="yellow"/>
        </w:rPr>
        <w:t>3</w:t>
      </w:r>
      <w:r>
        <w:rPr>
          <w:rFonts w:hint="eastAsia"/>
          <w:highlight w:val="yellow"/>
        </w:rPr>
        <w:t>개월</w:t>
      </w:r>
    </w:p>
    <w:p w14:paraId="6C8981A0" w14:textId="77777777" w:rsidR="00C83DD0" w:rsidRPr="001C5BF7" w:rsidRDefault="00567184" w:rsidP="00DD3692">
      <w:pPr>
        <w:numPr>
          <w:ilvl w:val="0"/>
          <w:numId w:val="17"/>
        </w:numPr>
        <w:jc w:val="left"/>
      </w:pPr>
      <w:r>
        <w:rPr>
          <w:rFonts w:hint="eastAsia"/>
        </w:rPr>
        <w:t>사용범위</w:t>
      </w:r>
      <w:r>
        <w:t xml:space="preserve">: </w:t>
      </w:r>
      <w:r>
        <w:rPr>
          <w:rFonts w:hint="eastAsia"/>
        </w:rPr>
        <w:t xml:space="preserve">김고은 인스타그램 계정 </w:t>
      </w:r>
      <w:r>
        <w:t>@</w:t>
      </w:r>
      <w:r>
        <w:rPr>
          <w:rFonts w:hint="eastAsia"/>
        </w:rPr>
        <w:t>goxnniee</w:t>
      </w:r>
      <w:r>
        <w:t xml:space="preserve"> 1</w:t>
      </w:r>
      <w:r>
        <w:rPr>
          <w:rFonts w:hint="eastAsia"/>
        </w:rPr>
        <w:t>회</w:t>
      </w:r>
      <w:r>
        <w:t xml:space="preserve"> </w:t>
      </w:r>
      <w:r>
        <w:rPr>
          <w:rFonts w:hint="eastAsia"/>
        </w:rPr>
        <w:t>업로드, 브랜드 계정 리그램 1회</w:t>
      </w:r>
    </w:p>
    <w:p w14:paraId="723EB801" w14:textId="77777777" w:rsidR="00456A68" w:rsidRPr="001C5BF7" w:rsidRDefault="00456A68" w:rsidP="001D079D">
      <w:pPr>
        <w:rPr>
          <w:spacing w:val="-10"/>
          <w:sz w:val="22"/>
        </w:rPr>
      </w:pPr>
    </w:p>
    <w:p w14:paraId="6B25F951" w14:textId="77777777" w:rsidR="00224207" w:rsidRDefault="00224207" w:rsidP="00224207">
      <w:pPr>
        <w:numPr>
          <w:ilvl w:val="0"/>
          <w:numId w:val="3"/>
        </w:numPr>
        <w:wordWrap/>
        <w:ind w:leftChars="-3" w:left="1951" w:hangingChars="1087" w:hanging="1957"/>
        <w:rPr>
          <w:b/>
          <w:bCs/>
          <w:spacing w:val="-10"/>
          <w:szCs w:val="20"/>
        </w:rPr>
      </w:pPr>
      <w:r>
        <w:rPr>
          <w:rFonts w:hint="eastAsia"/>
          <w:b/>
          <w:bCs/>
          <w:spacing w:val="-10"/>
          <w:szCs w:val="20"/>
        </w:rPr>
        <w:t>(계약금액 및 지급시기)</w:t>
      </w:r>
    </w:p>
    <w:p w14:paraId="2ADA9B7A" w14:textId="21E2D327" w:rsidR="00BD6078" w:rsidRDefault="006F5288">
      <w:pPr>
        <w:numPr>
          <w:ilvl w:val="0"/>
          <w:numId w:val="9"/>
        </w:numPr>
        <w:rPr>
          <w:spacing w:val="-10"/>
        </w:rPr>
      </w:pPr>
      <w:r>
        <w:rPr>
          <w:spacing w:val="-10"/>
        </w:rPr>
        <w:t>“</w:t>
      </w:r>
      <w:r>
        <w:rPr>
          <w:rFonts w:hint="eastAsia"/>
          <w:spacing w:val="-10"/>
        </w:rPr>
        <w:t>대행사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는 </w:t>
      </w:r>
      <w:r>
        <w:rPr>
          <w:spacing w:val="-10"/>
        </w:rPr>
        <w:t>“소속사”</w:t>
      </w:r>
      <w:r>
        <w:rPr>
          <w:rFonts w:hint="eastAsia"/>
          <w:spacing w:val="-10"/>
        </w:rPr>
        <w:t>에게 행사 참석 및 콘텐츠 게재 비용 일금 일천오백만원(\15,</w:t>
      </w:r>
      <w:r>
        <w:rPr>
          <w:spacing w:val="-10"/>
        </w:rPr>
        <w:t>0</w:t>
      </w:r>
      <w:r>
        <w:rPr>
          <w:rFonts w:hint="eastAsia"/>
          <w:spacing w:val="-10"/>
        </w:rPr>
        <w:t>00,000/부가세 별도)에 대한 비용을 세금계산서 발행</w:t>
      </w:r>
      <w:r w:rsidR="00C73C89">
        <w:rPr>
          <w:rFonts w:hint="eastAsia"/>
          <w:spacing w:val="-10"/>
        </w:rPr>
        <w:t>일</w:t>
      </w:r>
      <w:r>
        <w:rPr>
          <w:rFonts w:hint="eastAsia"/>
          <w:spacing w:val="-10"/>
        </w:rPr>
        <w:t xml:space="preserve"> </w:t>
      </w:r>
      <w:r w:rsidR="00C73C89">
        <w:rPr>
          <w:rFonts w:hint="eastAsia"/>
          <w:spacing w:val="-10"/>
        </w:rPr>
        <w:t>기준</w:t>
      </w:r>
      <w:r>
        <w:rPr>
          <w:rFonts w:hint="eastAsia"/>
          <w:spacing w:val="-10"/>
        </w:rPr>
        <w:t xml:space="preserve"> </w:t>
      </w:r>
      <w:r w:rsidR="00C73C89">
        <w:rPr>
          <w:rFonts w:hint="eastAsia"/>
          <w:spacing w:val="-10"/>
        </w:rPr>
        <w:t>익월 말</w:t>
      </w:r>
      <w:r w:rsidR="001C2DC9">
        <w:rPr>
          <w:rFonts w:hint="eastAsia"/>
          <w:spacing w:val="-10"/>
        </w:rPr>
        <w:t>에</w:t>
      </w:r>
      <w:r>
        <w:rPr>
          <w:rFonts w:hint="eastAsia"/>
          <w:spacing w:val="-10"/>
        </w:rPr>
        <w:t xml:space="preserve"> </w:t>
      </w:r>
      <w:r>
        <w:rPr>
          <w:spacing w:val="-10"/>
        </w:rPr>
        <w:t>“소속사”</w:t>
      </w:r>
      <w:r>
        <w:rPr>
          <w:rFonts w:hint="eastAsia"/>
          <w:spacing w:val="-10"/>
        </w:rPr>
        <w:t>가 지정한 계좌로 지급한다.</w:t>
      </w:r>
    </w:p>
    <w:p w14:paraId="1F8B6553" w14:textId="77777777" w:rsidR="00F27565" w:rsidRDefault="00F27565" w:rsidP="00F27565">
      <w:pPr>
        <w:ind w:left="826"/>
        <w:rPr>
          <w:spacing w:val="-10"/>
          <w:szCs w:val="20"/>
        </w:rPr>
      </w:pPr>
      <w:r>
        <w:rPr>
          <w:rFonts w:hint="eastAsia"/>
          <w:spacing w:val="-10"/>
          <w:szCs w:val="20"/>
        </w:rPr>
        <w:t>하나은행 901-910018-98504 / 주식회사 레드빈프로덕션</w:t>
      </w:r>
    </w:p>
    <w:p w14:paraId="41BAD800" w14:textId="77777777" w:rsidR="00F27565" w:rsidRPr="00A449D2" w:rsidRDefault="00F27565" w:rsidP="00F27565">
      <w:pPr>
        <w:numPr>
          <w:ilvl w:val="0"/>
          <w:numId w:val="9"/>
        </w:numPr>
        <w:rPr>
          <w:spacing w:val="-10"/>
          <w:szCs w:val="20"/>
        </w:rPr>
      </w:pPr>
      <w:r>
        <w:rPr>
          <w:szCs w:val="20"/>
        </w:rPr>
        <w:t>“</w:t>
      </w:r>
      <w:r>
        <w:rPr>
          <w:rFonts w:hint="eastAsia"/>
          <w:szCs w:val="20"/>
        </w:rPr>
        <w:t>소속사</w:t>
      </w:r>
      <w:r>
        <w:rPr>
          <w:szCs w:val="20"/>
        </w:rPr>
        <w:t>”</w:t>
      </w:r>
      <w:r>
        <w:rPr>
          <w:rFonts w:hint="eastAsia"/>
          <w:szCs w:val="20"/>
        </w:rPr>
        <w:t>는</w:t>
      </w:r>
      <w:r>
        <w:rPr>
          <w:szCs w:val="20"/>
        </w:rPr>
        <w:t xml:space="preserve"> “</w:t>
      </w:r>
      <w:r>
        <w:rPr>
          <w:rFonts w:hint="eastAsia"/>
          <w:szCs w:val="20"/>
        </w:rPr>
        <w:t>대행사</w:t>
      </w:r>
      <w:r>
        <w:rPr>
          <w:szCs w:val="20"/>
        </w:rPr>
        <w:t>”에 총 제작/운영/매체집행비에 대해서 아래와 같은 일정으로 세금계산서를 발행하며, “</w:t>
      </w:r>
      <w:r>
        <w:rPr>
          <w:rFonts w:hint="eastAsia"/>
          <w:szCs w:val="20"/>
        </w:rPr>
        <w:t>대행사</w:t>
      </w:r>
      <w:r>
        <w:rPr>
          <w:szCs w:val="20"/>
        </w:rPr>
        <w:t>”</w:t>
      </w:r>
      <w:r>
        <w:rPr>
          <w:rFonts w:hint="eastAsia"/>
          <w:szCs w:val="20"/>
        </w:rPr>
        <w:t xml:space="preserve">는 </w:t>
      </w:r>
      <w:r>
        <w:rPr>
          <w:szCs w:val="20"/>
        </w:rPr>
        <w:t>정해진 일자에 맞춰 지급한다.</w:t>
      </w:r>
    </w:p>
    <w:p w14:paraId="37FD5057" w14:textId="59495746" w:rsidR="00F27565" w:rsidRPr="00F27565" w:rsidRDefault="00F27565" w:rsidP="00F27565">
      <w:pPr>
        <w:kinsoku w:val="0"/>
        <w:wordWrap/>
        <w:overflowPunct w:val="0"/>
        <w:ind w:firstLineChars="500" w:firstLine="1000"/>
        <w:rPr>
          <w:szCs w:val="20"/>
        </w:rPr>
      </w:pPr>
      <w:r>
        <w:rPr>
          <w:rFonts w:hint="eastAsia"/>
          <w:szCs w:val="20"/>
        </w:rPr>
        <w:t>발행일자</w:t>
      </w:r>
      <w:r>
        <w:rPr>
          <w:szCs w:val="20"/>
        </w:rPr>
        <w:t xml:space="preserve">: </w:t>
      </w:r>
      <w:r>
        <w:rPr>
          <w:rFonts w:hint="eastAsia"/>
          <w:szCs w:val="20"/>
        </w:rPr>
        <w:t>5월 2일,</w:t>
      </w:r>
      <w:r>
        <w:rPr>
          <w:szCs w:val="20"/>
        </w:rPr>
        <w:t xml:space="preserve"> 지급일: </w:t>
      </w:r>
      <w:r>
        <w:rPr>
          <w:rFonts w:hint="eastAsia"/>
          <w:szCs w:val="20"/>
        </w:rPr>
        <w:t>세금계산서 발행</w:t>
      </w:r>
      <w:r w:rsidR="00287C96">
        <w:rPr>
          <w:rFonts w:hint="eastAsia"/>
          <w:szCs w:val="20"/>
        </w:rPr>
        <w:t>일 기준</w:t>
      </w:r>
      <w:r>
        <w:rPr>
          <w:rFonts w:hint="eastAsia"/>
          <w:szCs w:val="20"/>
        </w:rPr>
        <w:t xml:space="preserve"> </w:t>
      </w:r>
      <w:r w:rsidR="00287C96">
        <w:rPr>
          <w:rFonts w:hint="eastAsia"/>
          <w:szCs w:val="20"/>
        </w:rPr>
        <w:t>익월 말</w:t>
      </w:r>
      <w:r>
        <w:rPr>
          <w:rFonts w:hint="eastAsia"/>
          <w:szCs w:val="20"/>
        </w:rPr>
        <w:t xml:space="preserve"> 지급 </w:t>
      </w:r>
    </w:p>
    <w:p w14:paraId="0BFFF95E" w14:textId="77777777" w:rsidR="006047D0" w:rsidRPr="00F27565" w:rsidRDefault="006047D0">
      <w:pPr>
        <w:rPr>
          <w:spacing w:val="-10"/>
        </w:rPr>
      </w:pPr>
    </w:p>
    <w:p w14:paraId="760E43DE" w14:textId="77777777" w:rsidR="006D5C6B" w:rsidRDefault="00224207" w:rsidP="006D5C6B">
      <w:pPr>
        <w:numPr>
          <w:ilvl w:val="0"/>
          <w:numId w:val="3"/>
        </w:numPr>
        <w:wordWrap/>
        <w:ind w:left="800" w:hanging="800"/>
        <w:rPr>
          <w:spacing w:val="-10"/>
          <w:szCs w:val="20"/>
        </w:rPr>
      </w:pPr>
      <w:bookmarkStart w:id="0" w:name="_Hlk158128503"/>
      <w:r>
        <w:rPr>
          <w:rFonts w:hint="eastAsia"/>
          <w:b/>
          <w:bCs/>
          <w:spacing w:val="-10"/>
          <w:szCs w:val="20"/>
        </w:rPr>
        <w:t>(준수사항)</w:t>
      </w:r>
    </w:p>
    <w:p w14:paraId="1C4E88BF" w14:textId="77777777" w:rsidR="009E289E" w:rsidRDefault="009E289E" w:rsidP="006D5C6B">
      <w:pPr>
        <w:numPr>
          <w:ilvl w:val="1"/>
          <w:numId w:val="3"/>
        </w:numPr>
        <w:wordWrap/>
        <w:rPr>
          <w:spacing w:val="-10"/>
        </w:rPr>
      </w:pPr>
      <w:r>
        <w:rPr>
          <w:spacing w:val="-10"/>
        </w:rPr>
        <w:t>"</w:t>
      </w:r>
      <w:r>
        <w:rPr>
          <w:rFonts w:hint="eastAsia"/>
          <w:spacing w:val="-10"/>
        </w:rPr>
        <w:t>대행사</w:t>
      </w:r>
      <w:r>
        <w:rPr>
          <w:spacing w:val="-10"/>
        </w:rPr>
        <w:t>"는 행사 참석에 필요한 장소 및 시간</w:t>
      </w:r>
      <w:r>
        <w:rPr>
          <w:rFonts w:hint="eastAsia"/>
          <w:spacing w:val="-10"/>
        </w:rPr>
        <w:t xml:space="preserve">과 </w:t>
      </w:r>
      <w:r>
        <w:rPr>
          <w:spacing w:val="-10"/>
        </w:rPr>
        <w:t xml:space="preserve">내용 등을 사전에 "소속사"에게 제공하여야 한다. </w:t>
      </w:r>
    </w:p>
    <w:p w14:paraId="0BE0CCD9" w14:textId="77777777" w:rsidR="006D5C6B" w:rsidRDefault="006D5C6B" w:rsidP="006D5C6B">
      <w:pPr>
        <w:numPr>
          <w:ilvl w:val="1"/>
          <w:numId w:val="3"/>
        </w:numPr>
        <w:wordWrap/>
        <w:rPr>
          <w:spacing w:val="-10"/>
        </w:rPr>
      </w:pPr>
      <w:r>
        <w:rPr>
          <w:spacing w:val="-10"/>
        </w:rPr>
        <w:t>“</w:t>
      </w:r>
      <w:r>
        <w:rPr>
          <w:rFonts w:hint="eastAsia"/>
          <w:spacing w:val="-10"/>
        </w:rPr>
        <w:t>대행사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는 본 계약 제 </w:t>
      </w:r>
      <w:r>
        <w:rPr>
          <w:spacing w:val="-10"/>
        </w:rPr>
        <w:t>3</w:t>
      </w:r>
      <w:r>
        <w:rPr>
          <w:rFonts w:hint="eastAsia"/>
          <w:spacing w:val="-10"/>
        </w:rPr>
        <w:t xml:space="preserve">조의 대금 결제 일정을 준수한다. </w:t>
      </w:r>
    </w:p>
    <w:p w14:paraId="4A1F62EB" w14:textId="77777777" w:rsidR="006D5C6B" w:rsidRDefault="006D5C6B" w:rsidP="00BD6078">
      <w:pPr>
        <w:numPr>
          <w:ilvl w:val="1"/>
          <w:numId w:val="3"/>
        </w:numPr>
        <w:wordWrap/>
        <w:rPr>
          <w:spacing w:val="-10"/>
        </w:rPr>
      </w:pPr>
      <w:r>
        <w:rPr>
          <w:spacing w:val="-10"/>
        </w:rPr>
        <w:t>“</w:t>
      </w:r>
      <w:r>
        <w:rPr>
          <w:rFonts w:hint="eastAsia"/>
          <w:spacing w:val="-10"/>
        </w:rPr>
        <w:t>소속사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 및 </w:t>
      </w:r>
      <w:r>
        <w:rPr>
          <w:spacing w:val="-10"/>
        </w:rPr>
        <w:t>“</w:t>
      </w:r>
      <w:r>
        <w:rPr>
          <w:rFonts w:hint="eastAsia"/>
          <w:spacing w:val="-10"/>
        </w:rPr>
        <w:t>김고은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은 제 </w:t>
      </w:r>
      <w:r>
        <w:rPr>
          <w:spacing w:val="-10"/>
        </w:rPr>
        <w:t>2</w:t>
      </w:r>
      <w:r>
        <w:rPr>
          <w:rFonts w:hint="eastAsia"/>
          <w:spacing w:val="-10"/>
        </w:rPr>
        <w:t>조에 명시된 계약 조건을 준수하여야 한다.</w:t>
      </w:r>
    </w:p>
    <w:p w14:paraId="3122B327" w14:textId="77777777" w:rsidR="006D5C6B" w:rsidRDefault="00BD6078" w:rsidP="006D5C6B">
      <w:pPr>
        <w:numPr>
          <w:ilvl w:val="1"/>
          <w:numId w:val="3"/>
        </w:numPr>
        <w:wordWrap/>
        <w:rPr>
          <w:color w:val="000000"/>
          <w:spacing w:val="-10"/>
        </w:rPr>
      </w:pPr>
      <w:r>
        <w:rPr>
          <w:spacing w:val="-10"/>
        </w:rPr>
        <w:t>“</w:t>
      </w:r>
      <w:r>
        <w:rPr>
          <w:rFonts w:hint="eastAsia"/>
          <w:spacing w:val="-10"/>
        </w:rPr>
        <w:t>대행사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는 제 2조에 명시된 플랫폼 외의 용도로 </w:t>
      </w:r>
      <w:r>
        <w:rPr>
          <w:spacing w:val="-10"/>
        </w:rPr>
        <w:t>“</w:t>
      </w:r>
      <w:r>
        <w:rPr>
          <w:rFonts w:hint="eastAsia"/>
          <w:spacing w:val="-10"/>
        </w:rPr>
        <w:t>김고은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의 초상 및 성명을 별도 활용하고자 할 경우 사전에 </w:t>
      </w:r>
      <w:r>
        <w:rPr>
          <w:spacing w:val="-10"/>
        </w:rPr>
        <w:t>“</w:t>
      </w:r>
      <w:r>
        <w:rPr>
          <w:rFonts w:hint="eastAsia"/>
          <w:spacing w:val="-10"/>
        </w:rPr>
        <w:t>소속사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를 통하여 협의하여야 한다. </w:t>
      </w:r>
    </w:p>
    <w:p w14:paraId="1B3FBA95" w14:textId="77777777" w:rsidR="00044556" w:rsidRPr="003C5580" w:rsidRDefault="00483048" w:rsidP="00020AFA">
      <w:pPr>
        <w:numPr>
          <w:ilvl w:val="1"/>
          <w:numId w:val="3"/>
        </w:numPr>
        <w:wordWrap/>
        <w:rPr>
          <w:spacing w:val="-10"/>
        </w:rPr>
      </w:pPr>
      <w:r>
        <w:rPr>
          <w:spacing w:val="-10"/>
        </w:rPr>
        <w:t>“</w:t>
      </w:r>
      <w:r>
        <w:rPr>
          <w:rFonts w:hint="eastAsia"/>
          <w:spacing w:val="-10"/>
        </w:rPr>
        <w:t>소속사</w:t>
      </w:r>
      <w:r>
        <w:rPr>
          <w:spacing w:val="-10"/>
        </w:rPr>
        <w:t xml:space="preserve">” </w:t>
      </w:r>
      <w:r>
        <w:rPr>
          <w:rFonts w:hint="eastAsia"/>
          <w:spacing w:val="-10"/>
        </w:rPr>
        <w:t xml:space="preserve">및 </w:t>
      </w:r>
      <w:r>
        <w:rPr>
          <w:spacing w:val="-10"/>
        </w:rPr>
        <w:t>“</w:t>
      </w:r>
      <w:r>
        <w:rPr>
          <w:rFonts w:hint="eastAsia"/>
          <w:spacing w:val="-10"/>
        </w:rPr>
        <w:t>김고은</w:t>
      </w:r>
      <w:r>
        <w:rPr>
          <w:spacing w:val="-10"/>
        </w:rPr>
        <w:t>”</w:t>
      </w:r>
      <w:r>
        <w:rPr>
          <w:rFonts w:hint="eastAsia"/>
          <w:spacing w:val="-10"/>
        </w:rPr>
        <w:t>은</w:t>
      </w:r>
      <w:r>
        <w:rPr>
          <w:spacing w:val="-10"/>
        </w:rPr>
        <w:t xml:space="preserve"> </w:t>
      </w:r>
      <w:r>
        <w:rPr>
          <w:rFonts w:hint="eastAsia"/>
          <w:spacing w:val="-10"/>
        </w:rPr>
        <w:t xml:space="preserve">콘텐츠 업로드 이후 </w:t>
      </w:r>
      <w:r>
        <w:rPr>
          <w:spacing w:val="-10"/>
        </w:rPr>
        <w:t>“</w:t>
      </w:r>
      <w:r>
        <w:rPr>
          <w:rFonts w:hint="eastAsia"/>
          <w:spacing w:val="-10"/>
        </w:rPr>
        <w:t>대행사</w:t>
      </w:r>
      <w:r>
        <w:rPr>
          <w:spacing w:val="-10"/>
        </w:rPr>
        <w:t>”</w:t>
      </w:r>
      <w:r>
        <w:rPr>
          <w:rFonts w:hint="eastAsia"/>
          <w:spacing w:val="-10"/>
        </w:rPr>
        <w:t>의 요청에 따라 표기 및 단순 오탈자 등의 수정이 필요할 시 협의 후 수정한다.</w:t>
      </w:r>
    </w:p>
    <w:p w14:paraId="76E5B0AE" w14:textId="77777777" w:rsidR="003905CE" w:rsidRPr="00E03000" w:rsidRDefault="00621D08" w:rsidP="003905CE">
      <w:pPr>
        <w:numPr>
          <w:ilvl w:val="1"/>
          <w:numId w:val="3"/>
        </w:numPr>
        <w:wordWrap/>
        <w:rPr>
          <w:spacing w:val="-10"/>
        </w:rPr>
      </w:pPr>
      <w:r>
        <w:rPr>
          <w:spacing w:val="-10"/>
        </w:rPr>
        <w:lastRenderedPageBreak/>
        <w:t>“</w:t>
      </w:r>
      <w:r>
        <w:rPr>
          <w:rFonts w:hint="eastAsia"/>
          <w:spacing w:val="-10"/>
        </w:rPr>
        <w:t>대행사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는 </w:t>
      </w:r>
      <w:r>
        <w:rPr>
          <w:spacing w:val="-10"/>
        </w:rPr>
        <w:t>“</w:t>
      </w:r>
      <w:r>
        <w:rPr>
          <w:rFonts w:hint="eastAsia"/>
          <w:spacing w:val="-10"/>
        </w:rPr>
        <w:t>소속사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에게 </w:t>
      </w:r>
      <w:r>
        <w:rPr>
          <w:spacing w:val="-10"/>
        </w:rPr>
        <w:t>계약 금액을 지급함으로써 본 계약에 의한 “</w:t>
      </w:r>
      <w:r>
        <w:rPr>
          <w:rFonts w:hint="eastAsia"/>
          <w:spacing w:val="-10"/>
        </w:rPr>
        <w:t>소속사</w:t>
      </w:r>
      <w:r>
        <w:rPr>
          <w:spacing w:val="-10"/>
        </w:rPr>
        <w:t>” 및 “</w:t>
      </w:r>
      <w:r>
        <w:rPr>
          <w:rFonts w:hint="eastAsia"/>
          <w:spacing w:val="-10"/>
        </w:rPr>
        <w:t>김고은</w:t>
      </w:r>
      <w:r>
        <w:rPr>
          <w:spacing w:val="-10"/>
        </w:rPr>
        <w:t>”에 대한 대지급의 책임을 모두 면하며, “</w:t>
      </w:r>
      <w:r>
        <w:rPr>
          <w:rFonts w:hint="eastAsia"/>
          <w:spacing w:val="-10"/>
        </w:rPr>
        <w:t>김고은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은 </w:t>
      </w:r>
      <w:r>
        <w:rPr>
          <w:spacing w:val="-10"/>
        </w:rPr>
        <w:t>이에 대해 이의를 제기 할 수 없다.</w:t>
      </w:r>
    </w:p>
    <w:p w14:paraId="64B7F925" w14:textId="0AE7C130" w:rsidR="00CD21BC" w:rsidRPr="00A146FD" w:rsidRDefault="003905CE" w:rsidP="00E62613">
      <w:pPr>
        <w:numPr>
          <w:ilvl w:val="1"/>
          <w:numId w:val="3"/>
        </w:numPr>
        <w:wordWrap/>
        <w:rPr>
          <w:color w:val="000000"/>
          <w:spacing w:val="-10"/>
          <w:highlight w:val="yellow"/>
        </w:rPr>
      </w:pPr>
      <w:r w:rsidRPr="00A146FD">
        <w:rPr>
          <w:spacing w:val="-10"/>
          <w:highlight w:val="yellow"/>
        </w:rPr>
        <w:t>“</w:t>
      </w:r>
      <w:r w:rsidRPr="00A146FD">
        <w:rPr>
          <w:rFonts w:hint="eastAsia"/>
          <w:spacing w:val="-10"/>
          <w:highlight w:val="yellow"/>
        </w:rPr>
        <w:t>소속사</w:t>
      </w:r>
      <w:r w:rsidRPr="00A146FD">
        <w:rPr>
          <w:spacing w:val="-10"/>
          <w:highlight w:val="yellow"/>
        </w:rPr>
        <w:t>”</w:t>
      </w:r>
      <w:r w:rsidRPr="00A146FD">
        <w:rPr>
          <w:rFonts w:hint="eastAsia"/>
          <w:spacing w:val="-10"/>
          <w:highlight w:val="yellow"/>
        </w:rPr>
        <w:t>는</w:t>
      </w:r>
      <w:r w:rsidRPr="00A146FD">
        <w:rPr>
          <w:spacing w:val="-10"/>
          <w:highlight w:val="yellow"/>
        </w:rPr>
        <w:t xml:space="preserve"> “</w:t>
      </w:r>
      <w:r w:rsidRPr="00A146FD">
        <w:rPr>
          <w:rFonts w:hint="eastAsia"/>
          <w:spacing w:val="-10"/>
          <w:highlight w:val="yellow"/>
        </w:rPr>
        <w:t>김고은</w:t>
      </w:r>
      <w:r w:rsidRPr="00A146FD">
        <w:rPr>
          <w:spacing w:val="-10"/>
          <w:highlight w:val="yellow"/>
        </w:rPr>
        <w:t>” 방문 및 콘텐츠 제작에 대해 책임지고 진행하며, 차질이 생길 경우 책임지고 “</w:t>
      </w:r>
      <w:r w:rsidRPr="00A146FD">
        <w:rPr>
          <w:rFonts w:hint="eastAsia"/>
          <w:spacing w:val="-10"/>
          <w:highlight w:val="yellow"/>
        </w:rPr>
        <w:t>대행사</w:t>
      </w:r>
      <w:r w:rsidRPr="00A146FD">
        <w:rPr>
          <w:spacing w:val="-10"/>
          <w:highlight w:val="yellow"/>
        </w:rPr>
        <w:t>”의 손해를 배상해야 한다.</w:t>
      </w:r>
      <w:r w:rsidRPr="00A146FD">
        <w:rPr>
          <w:rFonts w:hint="eastAsia"/>
          <w:highlight w:val="yellow"/>
        </w:rPr>
        <w:t xml:space="preserve"> </w:t>
      </w:r>
      <w:r w:rsidRPr="00A146FD">
        <w:rPr>
          <w:color w:val="000000"/>
          <w:highlight w:val="yellow"/>
        </w:rPr>
        <w:t>위약금은 취소 통보 시점 및 고지의무 이행 여부에 따라 다음과 같이 차등 적용한다.</w:t>
      </w:r>
    </w:p>
    <w:p w14:paraId="70B4288D" w14:textId="77777777" w:rsidR="00A6616A" w:rsidRPr="00A146FD" w:rsidRDefault="00BF7839">
      <w:pPr>
        <w:wordWrap/>
        <w:ind w:left="709"/>
        <w:rPr>
          <w:highlight w:val="yellow"/>
        </w:rPr>
      </w:pPr>
      <w:r w:rsidRPr="00A146FD">
        <w:rPr>
          <w:highlight w:val="yellow"/>
        </w:rPr>
        <w:t>① 행사일 30일 초과 전 취소: 계약 대금의 100% (고지 이행 여부 무관)</w:t>
      </w:r>
    </w:p>
    <w:p w14:paraId="4A84A2FB" w14:textId="643D2433" w:rsidR="00A6616A" w:rsidRPr="00A146FD" w:rsidRDefault="00BF7839">
      <w:pPr>
        <w:wordWrap/>
        <w:ind w:left="709"/>
        <w:rPr>
          <w:highlight w:val="yellow"/>
        </w:rPr>
      </w:pPr>
      <w:r w:rsidRPr="00A146FD">
        <w:rPr>
          <w:highlight w:val="yellow"/>
        </w:rPr>
        <w:t>② 행사일 14일 이상~30일 이내 취소: 기본 150% / 고지 이행 시 1</w:t>
      </w:r>
      <w:r w:rsidR="00054DC1" w:rsidRPr="00A146FD">
        <w:rPr>
          <w:highlight w:val="yellow"/>
        </w:rPr>
        <w:t>00</w:t>
      </w:r>
      <w:r w:rsidRPr="00A146FD">
        <w:rPr>
          <w:highlight w:val="yellow"/>
        </w:rPr>
        <w:t>%</w:t>
      </w:r>
    </w:p>
    <w:p w14:paraId="5D6D5777" w14:textId="77777777" w:rsidR="00A6616A" w:rsidRPr="00A146FD" w:rsidRDefault="00BF7839">
      <w:pPr>
        <w:wordWrap/>
        <w:ind w:left="709"/>
        <w:rPr>
          <w:highlight w:val="yellow"/>
        </w:rPr>
      </w:pPr>
      <w:r w:rsidRPr="00A146FD">
        <w:rPr>
          <w:highlight w:val="yellow"/>
        </w:rPr>
        <w:t>③ 행사일 7일 이상~14일 미만 취소: 기본 200% / 고지 이행 시 150%</w:t>
      </w:r>
    </w:p>
    <w:p w14:paraId="46C159BB" w14:textId="77777777" w:rsidR="00A6616A" w:rsidRPr="00A146FD" w:rsidRDefault="00BF7839">
      <w:pPr>
        <w:wordWrap/>
        <w:ind w:left="709"/>
        <w:rPr>
          <w:highlight w:val="yellow"/>
        </w:rPr>
      </w:pPr>
      <w:r w:rsidRPr="00A146FD">
        <w:rPr>
          <w:highlight w:val="yellow"/>
        </w:rPr>
        <w:t>④ 행사 당일 또는 전날(1일 전) 취소: 기본 300% / 고지 이행 시 200%</w:t>
      </w:r>
    </w:p>
    <w:p w14:paraId="029C2B30" w14:textId="77777777" w:rsidR="00A6616A" w:rsidRPr="00A146FD" w:rsidRDefault="00BF7839">
      <w:pPr>
        <w:wordWrap/>
        <w:ind w:left="709"/>
        <w:rPr>
          <w:highlight w:val="yellow"/>
        </w:rPr>
      </w:pPr>
      <w:r w:rsidRPr="00A146FD">
        <w:rPr>
          <w:highlight w:val="yellow"/>
        </w:rPr>
        <w:t>⑤ 고지의무 미이행 시 (취소 시점 불문): 계약 대금의 300%</w:t>
      </w:r>
    </w:p>
    <w:p w14:paraId="297830A4" w14:textId="77777777" w:rsidR="00084A2F" w:rsidRPr="001C2DC9" w:rsidRDefault="00BF7839" w:rsidP="00084A2F">
      <w:pPr>
        <w:wordWrap/>
        <w:ind w:left="709"/>
        <w:rPr>
          <w:highlight w:val="yellow"/>
        </w:rPr>
      </w:pPr>
      <w:r w:rsidRPr="00A146FD">
        <w:rPr>
          <w:highlight w:val="yellow"/>
        </w:rPr>
        <w:t>「고지의무」 “소속사”는 취소 또는 불이행 가능성을 인지한 즉시(</w:t>
      </w:r>
      <w:r w:rsidR="006E53B8" w:rsidRPr="00A146FD">
        <w:rPr>
          <w:highlight w:val="yellow"/>
        </w:rPr>
        <w:t>①</w:t>
      </w:r>
      <w:r w:rsidR="006E53B8">
        <w:rPr>
          <w:highlight w:val="yellow"/>
        </w:rPr>
        <w:t>~</w:t>
      </w:r>
      <w:r w:rsidR="006E53B8" w:rsidRPr="00A146FD">
        <w:rPr>
          <w:highlight w:val="yellow"/>
        </w:rPr>
        <w:t>③</w:t>
      </w:r>
      <w:r w:rsidR="006E53B8">
        <w:rPr>
          <w:rFonts w:hint="eastAsia"/>
          <w:highlight w:val="yellow"/>
        </w:rPr>
        <w:t xml:space="preserve">구간의 경우 인지일자로부터 </w:t>
      </w:r>
      <w:r w:rsidR="006E53B8">
        <w:rPr>
          <w:highlight w:val="yellow"/>
        </w:rPr>
        <w:t>24</w:t>
      </w:r>
      <w:r w:rsidR="006E53B8">
        <w:rPr>
          <w:rFonts w:hint="eastAsia"/>
          <w:highlight w:val="yellow"/>
        </w:rPr>
        <w:t>시간 이내,</w:t>
      </w:r>
      <w:r w:rsidR="006E53B8">
        <w:rPr>
          <w:highlight w:val="yellow"/>
        </w:rPr>
        <w:t xml:space="preserve"> </w:t>
      </w:r>
      <w:r w:rsidR="006E53B8" w:rsidRPr="00A146FD">
        <w:rPr>
          <w:highlight w:val="yellow"/>
        </w:rPr>
        <w:t>④</w:t>
      </w:r>
      <w:r w:rsidR="006E53B8">
        <w:rPr>
          <w:rFonts w:hint="eastAsia"/>
          <w:highlight w:val="yellow"/>
        </w:rPr>
        <w:t xml:space="preserve">구간의 경우 </w:t>
      </w:r>
      <w:r w:rsidRPr="00A146FD">
        <w:rPr>
          <w:highlight w:val="yellow"/>
        </w:rPr>
        <w:t>인지</w:t>
      </w:r>
      <w:r w:rsidR="00A146FD">
        <w:rPr>
          <w:rFonts w:hint="eastAsia"/>
          <w:highlight w:val="yellow"/>
        </w:rPr>
        <w:t>일시</w:t>
      </w:r>
      <w:r w:rsidRPr="00A146FD">
        <w:rPr>
          <w:highlight w:val="yellow"/>
        </w:rPr>
        <w:t xml:space="preserve">로부터 </w:t>
      </w:r>
      <w:r w:rsidR="006E53B8">
        <w:rPr>
          <w:highlight w:val="yellow"/>
        </w:rPr>
        <w:t>1</w:t>
      </w:r>
      <w:r w:rsidRPr="00A146FD">
        <w:rPr>
          <w:highlight w:val="yellow"/>
        </w:rPr>
        <w:t xml:space="preserve">시간 이내) “대행사”에 서면으로 고지하여야 한다. </w:t>
      </w:r>
      <w:r w:rsidRPr="00A146FD">
        <w:rPr>
          <w:b/>
          <w:bCs/>
          <w:highlight w:val="yellow"/>
        </w:rPr>
        <w:t>고지 이행 시 해당 구간 위약금의 100% 초과분에 대하여 50%를 면책</w:t>
      </w:r>
      <w:r w:rsidRPr="00A146FD">
        <w:rPr>
          <w:highlight w:val="yellow"/>
        </w:rPr>
        <w:t xml:space="preserve">한다. 고지의무를 </w:t>
      </w:r>
      <w:r w:rsidRPr="001C2DC9">
        <w:rPr>
          <w:highlight w:val="yellow"/>
        </w:rPr>
        <w:t>이행하지 않은 경우 취소 시점에 관계없이 최고 구간 위약금(계약 대금의 300%)을 적용한다.</w:t>
      </w:r>
      <w:r w:rsidR="00084A2F" w:rsidRPr="001C2DC9">
        <w:rPr>
          <w:highlight w:val="yellow"/>
        </w:rPr>
        <w:t xml:space="preserve"> "소속사"가 고지의무를 이행하였음을 </w:t>
      </w:r>
      <w:r w:rsidR="00084A2F" w:rsidRPr="001C2DC9">
        <w:rPr>
          <w:rFonts w:hint="eastAsia"/>
          <w:highlight w:val="yellow"/>
        </w:rPr>
        <w:t>확인하기 위해</w:t>
      </w:r>
      <w:r w:rsidR="00084A2F" w:rsidRPr="001C2DC9">
        <w:rPr>
          <w:highlight w:val="yellow"/>
        </w:rPr>
        <w:t>, "대행사"</w:t>
      </w:r>
      <w:r w:rsidR="00084A2F" w:rsidRPr="001C2DC9">
        <w:rPr>
          <w:rFonts w:hint="eastAsia"/>
          <w:highlight w:val="yellow"/>
        </w:rPr>
        <w:t xml:space="preserve">는 이를 </w:t>
      </w:r>
      <w:r w:rsidR="00084A2F" w:rsidRPr="001C2DC9">
        <w:rPr>
          <w:highlight w:val="yellow"/>
        </w:rPr>
        <w:t>요청</w:t>
      </w:r>
      <w:r w:rsidR="00084A2F" w:rsidRPr="001C2DC9">
        <w:rPr>
          <w:rFonts w:hint="eastAsia"/>
          <w:highlight w:val="yellow"/>
        </w:rPr>
        <w:t>할 수 있으며,</w:t>
      </w:r>
      <w:r w:rsidR="00084A2F" w:rsidRPr="001C2DC9">
        <w:rPr>
          <w:highlight w:val="yellow"/>
        </w:rPr>
        <w:t xml:space="preserve"> “</w:t>
      </w:r>
      <w:r w:rsidR="00084A2F" w:rsidRPr="001C2DC9">
        <w:rPr>
          <w:rFonts w:hint="eastAsia"/>
          <w:highlight w:val="yellow"/>
        </w:rPr>
        <w:t>소속사</w:t>
      </w:r>
      <w:r w:rsidR="00084A2F" w:rsidRPr="001C2DC9">
        <w:rPr>
          <w:highlight w:val="yellow"/>
        </w:rPr>
        <w:t>”</w:t>
      </w:r>
      <w:r w:rsidR="00084A2F" w:rsidRPr="001C2DC9">
        <w:rPr>
          <w:rFonts w:hint="eastAsia"/>
          <w:highlight w:val="yellow"/>
        </w:rPr>
        <w:t xml:space="preserve">는 신의성실하게 </w:t>
      </w:r>
      <w:r w:rsidR="00084A2F" w:rsidRPr="001C2DC9">
        <w:rPr>
          <w:highlight w:val="yellow"/>
        </w:rPr>
        <w:t>이를 증명하여야 하며, 증명 자료를 제출하지</w:t>
      </w:r>
      <w:r w:rsidR="00084A2F" w:rsidRPr="001C2DC9">
        <w:rPr>
          <w:rFonts w:hint="eastAsia"/>
          <w:highlight w:val="yellow"/>
        </w:rPr>
        <w:t xml:space="preserve"> </w:t>
      </w:r>
      <w:r w:rsidR="00084A2F" w:rsidRPr="001C2DC9">
        <w:rPr>
          <w:highlight w:val="yellow"/>
        </w:rPr>
        <w:t>못하거나 제출을 거부하는 경우 “</w:t>
      </w:r>
      <w:r w:rsidR="00084A2F" w:rsidRPr="001C2DC9">
        <w:rPr>
          <w:rFonts w:hint="eastAsia"/>
          <w:highlight w:val="yellow"/>
        </w:rPr>
        <w:t>대행사</w:t>
      </w:r>
      <w:r w:rsidR="00084A2F" w:rsidRPr="001C2DC9">
        <w:rPr>
          <w:highlight w:val="yellow"/>
        </w:rPr>
        <w:t>”</w:t>
      </w:r>
      <w:r w:rsidR="00084A2F" w:rsidRPr="001C2DC9">
        <w:rPr>
          <w:rFonts w:hint="eastAsia"/>
          <w:highlight w:val="yellow"/>
        </w:rPr>
        <w:t xml:space="preserve">는 이를 </w:t>
      </w:r>
      <w:r w:rsidR="00084A2F" w:rsidRPr="001C2DC9">
        <w:rPr>
          <w:highlight w:val="yellow"/>
        </w:rPr>
        <w:t>고지의무 미이행으로 간주</w:t>
      </w:r>
      <w:r w:rsidR="00084A2F" w:rsidRPr="001C2DC9">
        <w:rPr>
          <w:rFonts w:hint="eastAsia"/>
          <w:highlight w:val="yellow"/>
        </w:rPr>
        <w:t>할 수 있다.</w:t>
      </w:r>
    </w:p>
    <w:p w14:paraId="62AE4211" w14:textId="48A3FD10" w:rsidR="00084A2F" w:rsidRDefault="00084A2F" w:rsidP="00084A2F">
      <w:pPr>
        <w:wordWrap/>
        <w:ind w:left="709"/>
      </w:pPr>
      <w:r w:rsidRPr="001C2DC9">
        <w:rPr>
          <w:rFonts w:hint="eastAsia"/>
          <w:highlight w:val="yellow"/>
        </w:rPr>
        <w:t>⑥ 제</w:t>
      </w:r>
      <w:r w:rsidRPr="001C2DC9">
        <w:rPr>
          <w:highlight w:val="yellow"/>
        </w:rPr>
        <w:t>4</w:t>
      </w:r>
      <w:r w:rsidRPr="001C2DC9">
        <w:rPr>
          <w:rFonts w:hint="eastAsia"/>
          <w:highlight w:val="yellow"/>
        </w:rPr>
        <w:t>조에 의해 발생하는 위약금은</w:t>
      </w:r>
      <w:r w:rsidRPr="001C2DC9">
        <w:rPr>
          <w:highlight w:val="yellow"/>
        </w:rPr>
        <w:t xml:space="preserve"> "대행사"의 청구일로부터 14일 이내에 "소속사"가 "대행사"가 지정한 계좌로 지급하여야 한다.</w:t>
      </w:r>
    </w:p>
    <w:p w14:paraId="3C3D4DF7" w14:textId="77777777" w:rsidR="00084A2F" w:rsidRDefault="00084A2F" w:rsidP="00084A2F">
      <w:pPr>
        <w:wordWrap/>
      </w:pPr>
    </w:p>
    <w:p w14:paraId="4FF53855" w14:textId="77777777" w:rsidR="00452F9B" w:rsidRPr="00E03000" w:rsidRDefault="00452F9B" w:rsidP="00CD21BC">
      <w:pPr>
        <w:wordWrap/>
        <w:ind w:left="709"/>
        <w:rPr>
          <w:spacing w:val="-10"/>
        </w:rPr>
      </w:pPr>
    </w:p>
    <w:p w14:paraId="0D7EF085" w14:textId="77777777" w:rsidR="00E0124D" w:rsidRPr="00EA7C22" w:rsidDel="00105E3E" w:rsidRDefault="00E0124D" w:rsidP="00D32267">
      <w:pPr>
        <w:wordWrap/>
        <w:ind w:left="709"/>
        <w:rPr>
          <w:del w:id="1" w:author="김리나" w:date="2024-08-13T10:15:00Z"/>
          <w:color w:val="FF0000"/>
          <w:spacing w:val="-10"/>
        </w:rPr>
      </w:pPr>
    </w:p>
    <w:p w14:paraId="59DDD769" w14:textId="77777777" w:rsidR="00381A19" w:rsidRDefault="00381A19" w:rsidP="00381A19">
      <w:pPr>
        <w:numPr>
          <w:ilvl w:val="0"/>
          <w:numId w:val="3"/>
        </w:numPr>
        <w:wordWrap/>
        <w:ind w:hanging="1361"/>
        <w:rPr>
          <w:spacing w:val="-10"/>
          <w:szCs w:val="20"/>
        </w:rPr>
      </w:pPr>
      <w:r>
        <w:rPr>
          <w:rFonts w:hint="eastAsia"/>
          <w:b/>
          <w:bCs/>
          <w:spacing w:val="-10"/>
          <w:szCs w:val="20"/>
        </w:rPr>
        <w:t>(기타)</w:t>
      </w:r>
    </w:p>
    <w:p w14:paraId="2E9DC0B8" w14:textId="77777777" w:rsidR="009E289E" w:rsidRPr="009E289E" w:rsidRDefault="00471E84" w:rsidP="009E289E">
      <w:pPr>
        <w:numPr>
          <w:ilvl w:val="1"/>
          <w:numId w:val="3"/>
        </w:numPr>
        <w:rPr>
          <w:spacing w:val="-10"/>
        </w:rPr>
      </w:pPr>
      <w:r>
        <w:rPr>
          <w:rFonts w:hint="eastAsia"/>
          <w:spacing w:val="-10"/>
        </w:rPr>
        <w:t xml:space="preserve"> 본 계약서 상에 명시되지 않은 사항이 발생한 경우 일반 상 관례에 준하여 상호 합의 처리함을 원칙으로 한다.</w:t>
      </w:r>
    </w:p>
    <w:p w14:paraId="74F72A0F" w14:textId="77777777" w:rsidR="00432C4A" w:rsidRDefault="00471E84" w:rsidP="009E289E">
      <w:pPr>
        <w:numPr>
          <w:ilvl w:val="1"/>
          <w:numId w:val="3"/>
        </w:numPr>
        <w:rPr>
          <w:spacing w:val="-10"/>
        </w:rPr>
      </w:pPr>
      <w:r>
        <w:rPr>
          <w:rFonts w:hint="eastAsia"/>
          <w:spacing w:val="-10"/>
        </w:rPr>
        <w:t xml:space="preserve"> 본 계약과 관련한 분쟁 발생시 우호적인 해결방안을 모색하며 양자간의 이견으로 타협이 되지 않을경우에는 서울중앙지방법원을 전속 합의관할 법원으로 한다.</w:t>
      </w:r>
      <w:bookmarkEnd w:id="0"/>
    </w:p>
    <w:p w14:paraId="49156BC6" w14:textId="77777777" w:rsidR="009E289E" w:rsidRDefault="009E289E" w:rsidP="009E289E">
      <w:pPr>
        <w:ind w:left="709"/>
        <w:rPr>
          <w:spacing w:val="-10"/>
        </w:rPr>
      </w:pPr>
    </w:p>
    <w:p w14:paraId="55D45B2D" w14:textId="77777777" w:rsidR="00A13842" w:rsidRDefault="00A13842" w:rsidP="001D3E1D">
      <w:pPr>
        <w:rPr>
          <w:spacing w:val="-10"/>
        </w:rPr>
      </w:pPr>
      <w:r>
        <w:rPr>
          <w:rFonts w:hint="eastAsia"/>
          <w:spacing w:val="-10"/>
        </w:rPr>
        <w:t xml:space="preserve">본 계약은 유효하게 성립되었으며, 이를 증명하기 위해 본 계약서를 2부 작성하여 </w:t>
      </w:r>
      <w:r>
        <w:rPr>
          <w:spacing w:val="-10"/>
        </w:rPr>
        <w:t>“</w:t>
      </w:r>
      <w:r>
        <w:rPr>
          <w:rFonts w:hint="eastAsia"/>
          <w:spacing w:val="-10"/>
        </w:rPr>
        <w:t>대행사</w:t>
      </w:r>
      <w:r>
        <w:rPr>
          <w:spacing w:val="-10"/>
        </w:rPr>
        <w:t>”</w:t>
      </w:r>
      <w:r>
        <w:rPr>
          <w:rFonts w:hint="eastAsia"/>
          <w:spacing w:val="-10"/>
        </w:rPr>
        <w:t xml:space="preserve">와 </w:t>
      </w:r>
      <w:r>
        <w:rPr>
          <w:spacing w:val="-10"/>
        </w:rPr>
        <w:t>“소속사”</w:t>
      </w:r>
      <w:r>
        <w:rPr>
          <w:rFonts w:hint="eastAsia"/>
          <w:spacing w:val="-10"/>
        </w:rPr>
        <w:t>가 날인 한 후 각각 1부씩 보관한다.</w:t>
      </w:r>
    </w:p>
    <w:p w14:paraId="4EBABBCB" w14:textId="77777777" w:rsidR="00615A49" w:rsidRDefault="00615A49" w:rsidP="00D10A58">
      <w:pPr>
        <w:rPr>
          <w:spacing w:val="-10"/>
        </w:rPr>
      </w:pPr>
    </w:p>
    <w:p w14:paraId="6CC32A8B" w14:textId="77777777" w:rsidR="00615A49" w:rsidRDefault="00615A49" w:rsidP="00615A49">
      <w:pPr>
        <w:jc w:val="center"/>
        <w:rPr>
          <w:spacing w:val="-10"/>
        </w:rPr>
      </w:pPr>
      <w:r>
        <w:rPr>
          <w:rFonts w:hint="eastAsia"/>
          <w:spacing w:val="-10"/>
        </w:rPr>
        <w:t>2026년  4월  14일</w:t>
      </w:r>
    </w:p>
    <w:p w14:paraId="1644017F" w14:textId="77777777" w:rsidR="00487819" w:rsidRDefault="00487819" w:rsidP="00615A49">
      <w:pPr>
        <w:jc w:val="center"/>
        <w:rPr>
          <w:spacing w:val="-10"/>
        </w:rPr>
      </w:pPr>
    </w:p>
    <w:p w14:paraId="1CC2775D" w14:textId="77777777" w:rsidR="00E5001D" w:rsidRDefault="00E5001D" w:rsidP="00E5001D">
      <w:r>
        <w:rPr>
          <w:rFonts w:hint="eastAsia"/>
        </w:rPr>
        <w:t>“대행사”</w:t>
      </w:r>
    </w:p>
    <w:p w14:paraId="6B69DBB6" w14:textId="38D53C02" w:rsidR="00E5001D" w:rsidRDefault="00E5001D" w:rsidP="00E5001D">
      <w:r>
        <w:rPr>
          <w:rFonts w:hint="eastAsia"/>
        </w:rPr>
        <w:t>상호</w:t>
      </w:r>
      <w:r>
        <w:t xml:space="preserve"> : </w:t>
      </w:r>
      <w:r>
        <w:rPr>
          <w:rFonts w:hint="eastAsia"/>
        </w:rPr>
        <w:t>주식회사 시리아이(SIRIAI)</w:t>
      </w:r>
    </w:p>
    <w:p w14:paraId="571EC668" w14:textId="77777777" w:rsidR="00E5001D" w:rsidRDefault="00E5001D" w:rsidP="00E5001D">
      <w:r>
        <w:rPr>
          <w:rFonts w:hint="eastAsia"/>
        </w:rPr>
        <w:t>주소</w:t>
      </w:r>
      <w:r>
        <w:t xml:space="preserve"> : 서울특별시 </w:t>
      </w:r>
      <w:r>
        <w:rPr>
          <w:rFonts w:hint="eastAsia"/>
        </w:rPr>
        <w:t>용산구 한강대로 293, 4층 A호</w:t>
      </w:r>
    </w:p>
    <w:p w14:paraId="52AE7632" w14:textId="77777777" w:rsidR="00E5001D" w:rsidRDefault="00E5001D" w:rsidP="00E5001D">
      <w:r>
        <w:rPr>
          <w:rFonts w:hint="eastAsia"/>
        </w:rPr>
        <w:t>대표이사</w:t>
      </w:r>
      <w:r>
        <w:t xml:space="preserve"> : </w:t>
      </w:r>
      <w:r>
        <w:rPr>
          <w:rFonts w:hint="eastAsia"/>
        </w:rPr>
        <w:t xml:space="preserve">김 동 현  </w:t>
      </w:r>
      <w:r>
        <w:t>(인)</w:t>
      </w:r>
    </w:p>
    <w:p w14:paraId="09F94405" w14:textId="77777777" w:rsidR="00E5001D" w:rsidRDefault="00E5001D" w:rsidP="00E5001D"/>
    <w:p w14:paraId="3AB31DDA" w14:textId="77777777" w:rsidR="00E5001D" w:rsidRDefault="00E5001D" w:rsidP="00E5001D"/>
    <w:p w14:paraId="048D0A38" w14:textId="77777777" w:rsidR="003D57F4" w:rsidRPr="00A449D2" w:rsidRDefault="003D57F4" w:rsidP="003D57F4">
      <w:pPr>
        <w:rPr>
          <w:spacing w:val="-10"/>
          <w:szCs w:val="20"/>
        </w:rPr>
      </w:pPr>
      <w:r>
        <w:rPr>
          <w:spacing w:val="-10"/>
          <w:szCs w:val="20"/>
        </w:rPr>
        <w:lastRenderedPageBreak/>
        <w:t>“소속사”</w:t>
      </w:r>
    </w:p>
    <w:p w14:paraId="31CDA78A" w14:textId="77777777" w:rsidR="003D57F4" w:rsidRPr="00A449D2" w:rsidRDefault="003D57F4" w:rsidP="003D57F4">
      <w:pPr>
        <w:rPr>
          <w:spacing w:val="-10"/>
          <w:szCs w:val="20"/>
        </w:rPr>
      </w:pPr>
      <w:r>
        <w:rPr>
          <w:rFonts w:hint="eastAsia"/>
          <w:spacing w:val="-10"/>
          <w:szCs w:val="20"/>
        </w:rPr>
        <w:t xml:space="preserve">상 </w:t>
      </w:r>
      <w:r>
        <w:rPr>
          <w:spacing w:val="-10"/>
          <w:szCs w:val="20"/>
        </w:rPr>
        <w:t xml:space="preserve"> </w:t>
      </w:r>
      <w:r>
        <w:rPr>
          <w:rFonts w:hint="eastAsia"/>
          <w:spacing w:val="-10"/>
          <w:szCs w:val="20"/>
        </w:rPr>
        <w:t xml:space="preserve">   호 </w:t>
      </w:r>
      <w:r>
        <w:rPr>
          <w:spacing w:val="-10"/>
          <w:szCs w:val="20"/>
        </w:rPr>
        <w:t>:</w:t>
      </w:r>
      <w:r>
        <w:rPr>
          <w:rFonts w:hint="eastAsia"/>
          <w:spacing w:val="-10"/>
          <w:szCs w:val="20"/>
        </w:rPr>
        <w:t xml:space="preserve"> 주식회사 레드빈프로덕션</w:t>
      </w:r>
    </w:p>
    <w:p w14:paraId="39A11E84" w14:textId="77777777" w:rsidR="003D57F4" w:rsidRPr="00A449D2" w:rsidRDefault="003D57F4" w:rsidP="003D57F4">
      <w:pPr>
        <w:rPr>
          <w:spacing w:val="-10"/>
          <w:szCs w:val="20"/>
        </w:rPr>
      </w:pPr>
      <w:r>
        <w:rPr>
          <w:rFonts w:hint="eastAsia"/>
          <w:spacing w:val="-10"/>
          <w:szCs w:val="20"/>
        </w:rPr>
        <w:t xml:space="preserve">주   </w:t>
      </w:r>
      <w:r>
        <w:rPr>
          <w:spacing w:val="-10"/>
          <w:szCs w:val="20"/>
        </w:rPr>
        <w:t xml:space="preserve"> </w:t>
      </w:r>
      <w:r>
        <w:rPr>
          <w:rFonts w:hint="eastAsia"/>
          <w:spacing w:val="-10"/>
          <w:szCs w:val="20"/>
        </w:rPr>
        <w:t xml:space="preserve"> 소 : </w:t>
      </w:r>
      <w:bookmarkStart w:id="2" w:name="_Hlk167284579"/>
      <w:r>
        <w:rPr>
          <w:rFonts w:hint="eastAsia"/>
          <w:spacing w:val="-10"/>
          <w:szCs w:val="20"/>
        </w:rPr>
        <w:t xml:space="preserve">서울시 </w:t>
      </w:r>
      <w:bookmarkEnd w:id="2"/>
      <w:r>
        <w:rPr>
          <w:rFonts w:hint="eastAsia"/>
          <w:spacing w:val="-10"/>
          <w:szCs w:val="20"/>
        </w:rPr>
        <w:t>용산구 독서당로14길24, 101동 411호</w:t>
      </w:r>
    </w:p>
    <w:p w14:paraId="751C8F6F" w14:textId="77777777" w:rsidR="003D57F4" w:rsidRPr="00A449D2" w:rsidRDefault="003D57F4" w:rsidP="003D57F4">
      <w:pPr>
        <w:rPr>
          <w:spacing w:val="-10"/>
          <w:szCs w:val="20"/>
        </w:rPr>
      </w:pPr>
      <w:r>
        <w:rPr>
          <w:rFonts w:hint="eastAsia"/>
          <w:spacing w:val="-10"/>
          <w:szCs w:val="20"/>
        </w:rPr>
        <w:t xml:space="preserve">사업자등록번호 </w:t>
      </w:r>
      <w:r>
        <w:rPr>
          <w:spacing w:val="-10"/>
          <w:szCs w:val="20"/>
        </w:rPr>
        <w:t xml:space="preserve">: </w:t>
      </w:r>
      <w:r>
        <w:rPr>
          <w:rFonts w:hint="eastAsia"/>
          <w:spacing w:val="-10"/>
          <w:szCs w:val="20"/>
        </w:rPr>
        <w:t>192-86-03372</w:t>
      </w:r>
    </w:p>
    <w:p w14:paraId="10FF3B1D" w14:textId="21CBC929" w:rsidR="0015130A" w:rsidRDefault="003D57F4" w:rsidP="003D57F4">
      <w:pPr>
        <w:rPr>
          <w:spacing w:val="-10"/>
        </w:rPr>
      </w:pPr>
      <w:r>
        <w:rPr>
          <w:rFonts w:hint="eastAsia"/>
          <w:szCs w:val="20"/>
        </w:rPr>
        <w:t>대표이사 : 이 병 철  (인)</w:t>
      </w:r>
    </w:p>
    <w:sectPr w:rsidR="0015130A" w:rsidSect="00E1625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5BE8E5" w14:textId="77777777" w:rsidR="00B65796" w:rsidRDefault="00B65796" w:rsidP="00224207">
      <w:r>
        <w:separator/>
      </w:r>
    </w:p>
  </w:endnote>
  <w:endnote w:type="continuationSeparator" w:id="0">
    <w:p w14:paraId="50AD3870" w14:textId="77777777" w:rsidR="00B65796" w:rsidRDefault="00B65796" w:rsidP="00224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altName w:val="NanumGothic"/>
    <w:charset w:val="81"/>
    <w:family w:val="auto"/>
    <w:pitch w:val="variable"/>
    <w:sig w:usb0="80000003" w:usb1="09D7FCE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599706A" w14:textId="77777777" w:rsidR="00B65796" w:rsidRDefault="00B65796" w:rsidP="00224207">
      <w:r>
        <w:separator/>
      </w:r>
    </w:p>
  </w:footnote>
  <w:footnote w:type="continuationSeparator" w:id="0">
    <w:p w14:paraId="4525894E" w14:textId="77777777" w:rsidR="00B65796" w:rsidRDefault="00B65796" w:rsidP="0022420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0A149D"/>
    <w:multiLevelType w:val="hybridMultilevel"/>
    <w:tmpl w:val="BF0E2B0C"/>
    <w:lvl w:ilvl="0" w:tplc="C88C3852">
      <w:start w:val="1"/>
      <w:numFmt w:val="decimal"/>
      <w:suff w:val="space"/>
      <w:lvlText w:val="제 %1조"/>
      <w:lvlJc w:val="left"/>
      <w:pPr>
        <w:ind w:left="1361" w:hanging="567"/>
      </w:pPr>
      <w:rPr>
        <w:rFonts w:hint="default"/>
        <w:b/>
      </w:rPr>
    </w:lvl>
    <w:lvl w:ilvl="1" w:tplc="B8ECED48">
      <w:start w:val="1"/>
      <w:numFmt w:val="decimalEnclosedCircle"/>
      <w:suff w:val="space"/>
      <w:lvlText w:val="%2"/>
      <w:lvlJc w:val="left"/>
      <w:pPr>
        <w:ind w:left="709" w:hanging="283"/>
      </w:pPr>
      <w:rPr>
        <w:rFonts w:hint="eastAsia"/>
        <w:b w:val="0"/>
        <w:lang w:val="en-US"/>
      </w:rPr>
    </w:lvl>
    <w:lvl w:ilvl="2" w:tplc="B406D676">
      <w:start w:val="1"/>
      <w:numFmt w:val="lowerRoman"/>
      <w:lvlText w:val="%3."/>
      <w:lvlJc w:val="right"/>
      <w:pPr>
        <w:ind w:left="1600" w:hanging="400"/>
      </w:pPr>
      <w:rPr>
        <w:b w:val="0"/>
      </w:rPr>
    </w:lvl>
    <w:lvl w:ilvl="3" w:tplc="F7BA3194">
      <w:start w:val="3"/>
      <w:numFmt w:val="decimalEnclosedCircle"/>
      <w:lvlText w:val="%4"/>
      <w:lvlJc w:val="left"/>
      <w:pPr>
        <w:tabs>
          <w:tab w:val="num" w:pos="1300"/>
        </w:tabs>
        <w:ind w:left="1300" w:hanging="400"/>
      </w:pPr>
      <w:rPr>
        <w:rFonts w:hint="eastAsia"/>
        <w:b/>
      </w:rPr>
    </w:lvl>
    <w:lvl w:ilvl="4" w:tplc="FE6C3068">
      <w:start w:val="1"/>
      <w:numFmt w:val="decimal"/>
      <w:lvlText w:val="%5."/>
      <w:lvlJc w:val="left"/>
      <w:pPr>
        <w:ind w:left="236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C5E1677"/>
    <w:multiLevelType w:val="hybridMultilevel"/>
    <w:tmpl w:val="F59ADA02"/>
    <w:lvl w:ilvl="0" w:tplc="990A87F4">
      <w:start w:val="1"/>
      <w:numFmt w:val="bullet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F3A6821"/>
    <w:multiLevelType w:val="hybridMultilevel"/>
    <w:tmpl w:val="611AADE2"/>
    <w:lvl w:ilvl="0" w:tplc="2DF2257C">
      <w:numFmt w:val="bullet"/>
      <w:lvlText w:val="-"/>
      <w:lvlJc w:val="left"/>
      <w:pPr>
        <w:ind w:left="1186" w:hanging="360"/>
      </w:pPr>
      <w:rPr>
        <w:rFonts w:ascii="맑은 고딕" w:eastAsia="맑은 고딕" w:hAnsi="맑은 고딕" w:cs="Times New Roman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70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4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8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2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6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4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86" w:hanging="440"/>
      </w:pPr>
      <w:rPr>
        <w:rFonts w:ascii="Wingdings" w:hAnsi="Wingdings" w:hint="default"/>
      </w:rPr>
    </w:lvl>
  </w:abstractNum>
  <w:abstractNum w:abstractNumId="3" w15:restartNumberingAfterBreak="0">
    <w:nsid w:val="16E461F3"/>
    <w:multiLevelType w:val="multilevel"/>
    <w:tmpl w:val="04090023"/>
    <w:lvl w:ilvl="0">
      <w:start w:val="1"/>
      <w:numFmt w:val="decimalFullWidth"/>
      <w:lvlText w:val="%1"/>
      <w:lvlJc w:val="left"/>
      <w:pPr>
        <w:ind w:left="425" w:hanging="425"/>
      </w:pPr>
    </w:lvl>
    <w:lvl w:ilvl="1">
      <w:start w:val="1"/>
      <w:numFmt w:val="ganada"/>
      <w:lvlText w:val="%2)"/>
      <w:lvlJc w:val="left"/>
      <w:pPr>
        <w:ind w:left="851" w:hanging="426"/>
      </w:pPr>
    </w:lvl>
    <w:lvl w:ilvl="2">
      <w:start w:val="1"/>
      <w:numFmt w:val="decimalEnclosedCircle"/>
      <w:lvlText w:val="%3"/>
      <w:lvlJc w:val="left"/>
      <w:pPr>
        <w:ind w:left="1276" w:hanging="425"/>
      </w:pPr>
    </w:lvl>
    <w:lvl w:ilvl="3">
      <w:start w:val="1"/>
      <w:numFmt w:val="none"/>
      <w:lvlText w:val=""/>
      <w:lvlJc w:val="left"/>
      <w:pPr>
        <w:ind w:left="1559" w:hanging="283"/>
      </w:pPr>
    </w:lvl>
    <w:lvl w:ilvl="4">
      <w:start w:val="1"/>
      <w:numFmt w:val="none"/>
      <w:lvlText w:val=""/>
      <w:lvlJc w:val="left"/>
      <w:pPr>
        <w:ind w:left="1984" w:hanging="425"/>
      </w:pPr>
    </w:lvl>
    <w:lvl w:ilvl="5">
      <w:start w:val="1"/>
      <w:numFmt w:val="none"/>
      <w:lvlText w:val=""/>
      <w:lvlJc w:val="left"/>
      <w:pPr>
        <w:ind w:left="2409" w:hanging="425"/>
      </w:pPr>
    </w:lvl>
    <w:lvl w:ilvl="6">
      <w:start w:val="1"/>
      <w:numFmt w:val="none"/>
      <w:lvlText w:val=""/>
      <w:lvlJc w:val="left"/>
      <w:pPr>
        <w:ind w:left="2835" w:hanging="426"/>
      </w:pPr>
    </w:lvl>
    <w:lvl w:ilvl="7">
      <w:start w:val="1"/>
      <w:numFmt w:val="none"/>
      <w:lvlText w:val=""/>
      <w:lvlJc w:val="left"/>
      <w:pPr>
        <w:ind w:left="3260" w:hanging="425"/>
      </w:pPr>
    </w:lvl>
    <w:lvl w:ilvl="8">
      <w:start w:val="1"/>
      <w:numFmt w:val="none"/>
      <w:lvlText w:val=""/>
      <w:lvlJc w:val="left"/>
      <w:pPr>
        <w:ind w:left="3685" w:hanging="425"/>
      </w:pPr>
    </w:lvl>
  </w:abstractNum>
  <w:abstractNum w:abstractNumId="4" w15:restartNumberingAfterBreak="0">
    <w:nsid w:val="17717F96"/>
    <w:multiLevelType w:val="hybridMultilevel"/>
    <w:tmpl w:val="1222EC3C"/>
    <w:lvl w:ilvl="0" w:tplc="C45481A4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1BBD61C5"/>
    <w:multiLevelType w:val="hybridMultilevel"/>
    <w:tmpl w:val="0CFA395C"/>
    <w:lvl w:ilvl="0" w:tplc="4EEE6F0A">
      <w:start w:val="1"/>
      <w:numFmt w:val="bullet"/>
      <w:lvlText w:val="○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EA316CF"/>
    <w:multiLevelType w:val="hybridMultilevel"/>
    <w:tmpl w:val="71B0D7A8"/>
    <w:lvl w:ilvl="0" w:tplc="04090001">
      <w:start w:val="1"/>
      <w:numFmt w:val="bullet"/>
      <w:lvlText w:val=""/>
      <w:lvlJc w:val="left"/>
      <w:pPr>
        <w:ind w:left="205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9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7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1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5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9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3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76" w:hanging="440"/>
      </w:pPr>
      <w:rPr>
        <w:rFonts w:ascii="Wingdings" w:hAnsi="Wingdings" w:hint="default"/>
      </w:rPr>
    </w:lvl>
  </w:abstractNum>
  <w:abstractNum w:abstractNumId="7" w15:restartNumberingAfterBreak="0">
    <w:nsid w:val="27D6770E"/>
    <w:multiLevelType w:val="hybridMultilevel"/>
    <w:tmpl w:val="1A627EE8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F1201C68">
      <w:start w:val="1"/>
      <w:numFmt w:val="bullet"/>
      <w:lvlText w:val="-"/>
      <w:lvlJc w:val="left"/>
      <w:pPr>
        <w:ind w:left="1586" w:hanging="360"/>
      </w:pPr>
      <w:rPr>
        <w:rFonts w:ascii="맑은 고딕" w:eastAsia="맑은 고딕" w:hAnsi="맑은 고딕" w:cs="Times New Roman" w:hint="eastAsia"/>
      </w:r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8" w15:restartNumberingAfterBreak="0">
    <w:nsid w:val="28080782"/>
    <w:multiLevelType w:val="hybridMultilevel"/>
    <w:tmpl w:val="975E8DAC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9" w15:restartNumberingAfterBreak="0">
    <w:nsid w:val="47194D5B"/>
    <w:multiLevelType w:val="hybridMultilevel"/>
    <w:tmpl w:val="99ACD220"/>
    <w:lvl w:ilvl="0" w:tplc="04090011">
      <w:start w:val="1"/>
      <w:numFmt w:val="decimalEnclosedCircle"/>
      <w:lvlText w:val="%1"/>
      <w:lvlJc w:val="left"/>
      <w:pPr>
        <w:ind w:left="826" w:hanging="400"/>
      </w:pPr>
      <w:rPr>
        <w:rFonts w:hint="eastAsia"/>
        <w:b w:val="0"/>
        <w:lang w:val="en-US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4B680EE7"/>
    <w:multiLevelType w:val="hybridMultilevel"/>
    <w:tmpl w:val="D74CF846"/>
    <w:lvl w:ilvl="0" w:tplc="04090011">
      <w:start w:val="1"/>
      <w:numFmt w:val="decimalEnclosedCircle"/>
      <w:lvlText w:val="%1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1" w15:restartNumberingAfterBreak="0">
    <w:nsid w:val="54307ECE"/>
    <w:multiLevelType w:val="hybridMultilevel"/>
    <w:tmpl w:val="0EF66B12"/>
    <w:lvl w:ilvl="0" w:tplc="04090011">
      <w:start w:val="1"/>
      <w:numFmt w:val="decimalEnclosedCircle"/>
      <w:lvlText w:val="%1"/>
      <w:lvlJc w:val="left"/>
      <w:pPr>
        <w:ind w:left="1226" w:hanging="400"/>
      </w:pPr>
    </w:lvl>
    <w:lvl w:ilvl="1" w:tplc="04090019" w:tentative="1">
      <w:start w:val="1"/>
      <w:numFmt w:val="upperLetter"/>
      <w:lvlText w:val="%2."/>
      <w:lvlJc w:val="left"/>
      <w:pPr>
        <w:ind w:left="1626" w:hanging="400"/>
      </w:pPr>
    </w:lvl>
    <w:lvl w:ilvl="2" w:tplc="0409001B" w:tentative="1">
      <w:start w:val="1"/>
      <w:numFmt w:val="lowerRoman"/>
      <w:lvlText w:val="%3."/>
      <w:lvlJc w:val="right"/>
      <w:pPr>
        <w:ind w:left="2026" w:hanging="400"/>
      </w:pPr>
    </w:lvl>
    <w:lvl w:ilvl="3" w:tplc="0409000F" w:tentative="1">
      <w:start w:val="1"/>
      <w:numFmt w:val="decimal"/>
      <w:lvlText w:val="%4."/>
      <w:lvlJc w:val="left"/>
      <w:pPr>
        <w:ind w:left="2426" w:hanging="400"/>
      </w:pPr>
    </w:lvl>
    <w:lvl w:ilvl="4" w:tplc="04090019" w:tentative="1">
      <w:start w:val="1"/>
      <w:numFmt w:val="upperLetter"/>
      <w:lvlText w:val="%5."/>
      <w:lvlJc w:val="left"/>
      <w:pPr>
        <w:ind w:left="2826" w:hanging="400"/>
      </w:pPr>
    </w:lvl>
    <w:lvl w:ilvl="5" w:tplc="0409001B" w:tentative="1">
      <w:start w:val="1"/>
      <w:numFmt w:val="lowerRoman"/>
      <w:lvlText w:val="%6."/>
      <w:lvlJc w:val="right"/>
      <w:pPr>
        <w:ind w:left="3226" w:hanging="400"/>
      </w:pPr>
    </w:lvl>
    <w:lvl w:ilvl="6" w:tplc="0409000F" w:tentative="1">
      <w:start w:val="1"/>
      <w:numFmt w:val="decimal"/>
      <w:lvlText w:val="%7."/>
      <w:lvlJc w:val="left"/>
      <w:pPr>
        <w:ind w:left="3626" w:hanging="400"/>
      </w:pPr>
    </w:lvl>
    <w:lvl w:ilvl="7" w:tplc="04090019" w:tentative="1">
      <w:start w:val="1"/>
      <w:numFmt w:val="upperLetter"/>
      <w:lvlText w:val="%8."/>
      <w:lvlJc w:val="left"/>
      <w:pPr>
        <w:ind w:left="4026" w:hanging="400"/>
      </w:pPr>
    </w:lvl>
    <w:lvl w:ilvl="8" w:tplc="0409001B" w:tentative="1">
      <w:start w:val="1"/>
      <w:numFmt w:val="lowerRoman"/>
      <w:lvlText w:val="%9."/>
      <w:lvlJc w:val="right"/>
      <w:pPr>
        <w:ind w:left="4426" w:hanging="400"/>
      </w:pPr>
    </w:lvl>
  </w:abstractNum>
  <w:abstractNum w:abstractNumId="12" w15:restartNumberingAfterBreak="0">
    <w:nsid w:val="5B51086C"/>
    <w:multiLevelType w:val="hybridMultilevel"/>
    <w:tmpl w:val="4704EB44"/>
    <w:lvl w:ilvl="0" w:tplc="04090011">
      <w:start w:val="1"/>
      <w:numFmt w:val="decimalEnclosedCircle"/>
      <w:lvlText w:val="%1"/>
      <w:lvlJc w:val="left"/>
      <w:pPr>
        <w:ind w:left="826" w:hanging="400"/>
      </w:pPr>
      <w:rPr>
        <w:rFonts w:hint="eastAsia"/>
        <w:b w:val="0"/>
        <w:lang w:val="en-US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5DEB3C30"/>
    <w:multiLevelType w:val="hybridMultilevel"/>
    <w:tmpl w:val="1222EC3C"/>
    <w:lvl w:ilvl="0" w:tplc="C45481A4">
      <w:start w:val="1"/>
      <w:numFmt w:val="decimal"/>
      <w:lvlText w:val="(%1)"/>
      <w:lvlJc w:val="left"/>
      <w:pPr>
        <w:tabs>
          <w:tab w:val="num" w:pos="760"/>
        </w:tabs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4" w15:restartNumberingAfterBreak="0">
    <w:nsid w:val="638942D1"/>
    <w:multiLevelType w:val="hybridMultilevel"/>
    <w:tmpl w:val="789EA66E"/>
    <w:lvl w:ilvl="0" w:tplc="94F2B4AC">
      <w:numFmt w:val="bullet"/>
      <w:lvlText w:val="-"/>
      <w:lvlJc w:val="left"/>
      <w:pPr>
        <w:ind w:left="960" w:hanging="360"/>
      </w:pPr>
      <w:rPr>
        <w:rFonts w:ascii="나눔고딕" w:eastAsia="나눔고딕" w:hAnsi="나눔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5" w15:restartNumberingAfterBreak="0">
    <w:nsid w:val="65C620EC"/>
    <w:multiLevelType w:val="hybridMultilevel"/>
    <w:tmpl w:val="434E781A"/>
    <w:lvl w:ilvl="0" w:tplc="AF422B16">
      <w:start w:val="1"/>
      <w:numFmt w:val="decimal"/>
      <w:lvlText w:val="%1.)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8" w:hanging="400"/>
      </w:pPr>
    </w:lvl>
    <w:lvl w:ilvl="2" w:tplc="0409001B" w:tentative="1">
      <w:start w:val="1"/>
      <w:numFmt w:val="lowerRoman"/>
      <w:lvlText w:val="%3."/>
      <w:lvlJc w:val="right"/>
      <w:pPr>
        <w:ind w:left="1908" w:hanging="400"/>
      </w:pPr>
    </w:lvl>
    <w:lvl w:ilvl="3" w:tplc="0409000F" w:tentative="1">
      <w:start w:val="1"/>
      <w:numFmt w:val="decimal"/>
      <w:lvlText w:val="%4."/>
      <w:lvlJc w:val="left"/>
      <w:pPr>
        <w:ind w:left="2308" w:hanging="400"/>
      </w:pPr>
    </w:lvl>
    <w:lvl w:ilvl="4" w:tplc="04090019" w:tentative="1">
      <w:start w:val="1"/>
      <w:numFmt w:val="upperLetter"/>
      <w:lvlText w:val="%5."/>
      <w:lvlJc w:val="left"/>
      <w:pPr>
        <w:ind w:left="2708" w:hanging="400"/>
      </w:pPr>
    </w:lvl>
    <w:lvl w:ilvl="5" w:tplc="0409001B" w:tentative="1">
      <w:start w:val="1"/>
      <w:numFmt w:val="lowerRoman"/>
      <w:lvlText w:val="%6."/>
      <w:lvlJc w:val="right"/>
      <w:pPr>
        <w:ind w:left="3108" w:hanging="400"/>
      </w:pPr>
    </w:lvl>
    <w:lvl w:ilvl="6" w:tplc="0409000F" w:tentative="1">
      <w:start w:val="1"/>
      <w:numFmt w:val="decimal"/>
      <w:lvlText w:val="%7."/>
      <w:lvlJc w:val="left"/>
      <w:pPr>
        <w:ind w:left="3508" w:hanging="400"/>
      </w:pPr>
    </w:lvl>
    <w:lvl w:ilvl="7" w:tplc="04090019" w:tentative="1">
      <w:start w:val="1"/>
      <w:numFmt w:val="upperLetter"/>
      <w:lvlText w:val="%8."/>
      <w:lvlJc w:val="left"/>
      <w:pPr>
        <w:ind w:left="3908" w:hanging="400"/>
      </w:pPr>
    </w:lvl>
    <w:lvl w:ilvl="8" w:tplc="0409001B" w:tentative="1">
      <w:start w:val="1"/>
      <w:numFmt w:val="lowerRoman"/>
      <w:lvlText w:val="%9."/>
      <w:lvlJc w:val="right"/>
      <w:pPr>
        <w:ind w:left="4308" w:hanging="400"/>
      </w:pPr>
    </w:lvl>
  </w:abstractNum>
  <w:abstractNum w:abstractNumId="16" w15:restartNumberingAfterBreak="0">
    <w:nsid w:val="666F0F93"/>
    <w:multiLevelType w:val="hybridMultilevel"/>
    <w:tmpl w:val="4D6ED1A2"/>
    <w:lvl w:ilvl="0" w:tplc="04090011">
      <w:start w:val="1"/>
      <w:numFmt w:val="decimalEnclosedCircle"/>
      <w:lvlText w:val="%1"/>
      <w:lvlJc w:val="left"/>
      <w:pPr>
        <w:ind w:left="1444" w:hanging="440"/>
      </w:pPr>
    </w:lvl>
    <w:lvl w:ilvl="1" w:tplc="04090019" w:tentative="1">
      <w:start w:val="1"/>
      <w:numFmt w:val="upperLetter"/>
      <w:lvlText w:val="%2."/>
      <w:lvlJc w:val="left"/>
      <w:pPr>
        <w:ind w:left="1884" w:hanging="440"/>
      </w:pPr>
    </w:lvl>
    <w:lvl w:ilvl="2" w:tplc="0409001B" w:tentative="1">
      <w:start w:val="1"/>
      <w:numFmt w:val="lowerRoman"/>
      <w:lvlText w:val="%3."/>
      <w:lvlJc w:val="right"/>
      <w:pPr>
        <w:ind w:left="2324" w:hanging="440"/>
      </w:pPr>
    </w:lvl>
    <w:lvl w:ilvl="3" w:tplc="0409000F" w:tentative="1">
      <w:start w:val="1"/>
      <w:numFmt w:val="decimal"/>
      <w:lvlText w:val="%4."/>
      <w:lvlJc w:val="left"/>
      <w:pPr>
        <w:ind w:left="2764" w:hanging="440"/>
      </w:pPr>
    </w:lvl>
    <w:lvl w:ilvl="4" w:tplc="04090019" w:tentative="1">
      <w:start w:val="1"/>
      <w:numFmt w:val="upperLetter"/>
      <w:lvlText w:val="%5."/>
      <w:lvlJc w:val="left"/>
      <w:pPr>
        <w:ind w:left="3204" w:hanging="440"/>
      </w:pPr>
    </w:lvl>
    <w:lvl w:ilvl="5" w:tplc="0409001B" w:tentative="1">
      <w:start w:val="1"/>
      <w:numFmt w:val="lowerRoman"/>
      <w:lvlText w:val="%6."/>
      <w:lvlJc w:val="right"/>
      <w:pPr>
        <w:ind w:left="3644" w:hanging="440"/>
      </w:pPr>
    </w:lvl>
    <w:lvl w:ilvl="6" w:tplc="0409000F" w:tentative="1">
      <w:start w:val="1"/>
      <w:numFmt w:val="decimal"/>
      <w:lvlText w:val="%7."/>
      <w:lvlJc w:val="left"/>
      <w:pPr>
        <w:ind w:left="4084" w:hanging="440"/>
      </w:pPr>
    </w:lvl>
    <w:lvl w:ilvl="7" w:tplc="04090019" w:tentative="1">
      <w:start w:val="1"/>
      <w:numFmt w:val="upperLetter"/>
      <w:lvlText w:val="%8."/>
      <w:lvlJc w:val="left"/>
      <w:pPr>
        <w:ind w:left="4524" w:hanging="440"/>
      </w:pPr>
    </w:lvl>
    <w:lvl w:ilvl="8" w:tplc="0409001B" w:tentative="1">
      <w:start w:val="1"/>
      <w:numFmt w:val="lowerRoman"/>
      <w:lvlText w:val="%9."/>
      <w:lvlJc w:val="right"/>
      <w:pPr>
        <w:ind w:left="4964" w:hanging="440"/>
      </w:pPr>
    </w:lvl>
  </w:abstractNum>
  <w:abstractNum w:abstractNumId="17" w15:restartNumberingAfterBreak="0">
    <w:nsid w:val="747610D4"/>
    <w:multiLevelType w:val="hybridMultilevel"/>
    <w:tmpl w:val="A37AE748"/>
    <w:lvl w:ilvl="0" w:tplc="917E1414">
      <w:numFmt w:val="bullet"/>
      <w:lvlText w:val="-"/>
      <w:lvlJc w:val="left"/>
      <w:pPr>
        <w:ind w:left="1186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6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26" w:hanging="400"/>
      </w:pPr>
      <w:rPr>
        <w:rFonts w:ascii="Wingdings" w:hAnsi="Wingdings" w:hint="default"/>
      </w:rPr>
    </w:lvl>
  </w:abstractNum>
  <w:abstractNum w:abstractNumId="18" w15:restartNumberingAfterBreak="0">
    <w:nsid w:val="7EA969A9"/>
    <w:multiLevelType w:val="hybridMultilevel"/>
    <w:tmpl w:val="407C43B6"/>
    <w:lvl w:ilvl="0" w:tplc="D5AA8B7C">
      <w:start w:val="1"/>
      <w:numFmt w:val="decimalEnclosedCircle"/>
      <w:lvlText w:val="%1"/>
      <w:lvlJc w:val="left"/>
      <w:pPr>
        <w:ind w:left="826" w:hanging="400"/>
      </w:pPr>
      <w:rPr>
        <w:rFonts w:hint="eastAsia"/>
        <w:b w:val="0"/>
        <w:lang w:val="en-US"/>
      </w:r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12"/>
  </w:num>
  <w:num w:numId="5">
    <w:abstractNumId w:val="9"/>
  </w:num>
  <w:num w:numId="6">
    <w:abstractNumId w:val="8"/>
  </w:num>
  <w:num w:numId="7">
    <w:abstractNumId w:val="17"/>
  </w:num>
  <w:num w:numId="8">
    <w:abstractNumId w:val="11"/>
  </w:num>
  <w:num w:numId="9">
    <w:abstractNumId w:val="7"/>
  </w:num>
  <w:num w:numId="10">
    <w:abstractNumId w:val="10"/>
  </w:num>
  <w:num w:numId="11">
    <w:abstractNumId w:val="15"/>
  </w:num>
  <w:num w:numId="12">
    <w:abstractNumId w:val="18"/>
  </w:num>
  <w:num w:numId="13">
    <w:abstractNumId w:val="13"/>
  </w:num>
  <w:num w:numId="14">
    <w:abstractNumId w:val="4"/>
  </w:num>
  <w:num w:numId="15">
    <w:abstractNumId w:val="2"/>
  </w:num>
  <w:num w:numId="16">
    <w:abstractNumId w:val="14"/>
  </w:num>
  <w:num w:numId="17">
    <w:abstractNumId w:val="16"/>
  </w:num>
  <w:num w:numId="18">
    <w:abstractNumId w:val="6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296"/>
    <w:rsid w:val="00000372"/>
    <w:rsid w:val="000028BB"/>
    <w:rsid w:val="000041CA"/>
    <w:rsid w:val="0000500B"/>
    <w:rsid w:val="0000670E"/>
    <w:rsid w:val="00013092"/>
    <w:rsid w:val="0001439A"/>
    <w:rsid w:val="00016E72"/>
    <w:rsid w:val="00020AFA"/>
    <w:rsid w:val="00022E03"/>
    <w:rsid w:val="00024A00"/>
    <w:rsid w:val="000328B4"/>
    <w:rsid w:val="00037E5B"/>
    <w:rsid w:val="00044556"/>
    <w:rsid w:val="00047151"/>
    <w:rsid w:val="00053B59"/>
    <w:rsid w:val="00054DC1"/>
    <w:rsid w:val="000577EC"/>
    <w:rsid w:val="0006262E"/>
    <w:rsid w:val="00062985"/>
    <w:rsid w:val="00064E1A"/>
    <w:rsid w:val="00066754"/>
    <w:rsid w:val="000728AF"/>
    <w:rsid w:val="00084A2F"/>
    <w:rsid w:val="000864B8"/>
    <w:rsid w:val="00087FC7"/>
    <w:rsid w:val="00094101"/>
    <w:rsid w:val="000A2853"/>
    <w:rsid w:val="000A37FC"/>
    <w:rsid w:val="000A3B03"/>
    <w:rsid w:val="000A69CD"/>
    <w:rsid w:val="000A7B5B"/>
    <w:rsid w:val="000B43BF"/>
    <w:rsid w:val="000B5165"/>
    <w:rsid w:val="000B76C5"/>
    <w:rsid w:val="000B79D6"/>
    <w:rsid w:val="000B7F8F"/>
    <w:rsid w:val="000E4997"/>
    <w:rsid w:val="000E525E"/>
    <w:rsid w:val="000F3243"/>
    <w:rsid w:val="000F49B1"/>
    <w:rsid w:val="000F5FDB"/>
    <w:rsid w:val="0010105E"/>
    <w:rsid w:val="00102DDA"/>
    <w:rsid w:val="0010448E"/>
    <w:rsid w:val="00105804"/>
    <w:rsid w:val="00105E3E"/>
    <w:rsid w:val="0011530E"/>
    <w:rsid w:val="00117934"/>
    <w:rsid w:val="0012388F"/>
    <w:rsid w:val="001276CD"/>
    <w:rsid w:val="00132CE3"/>
    <w:rsid w:val="00135F17"/>
    <w:rsid w:val="0013761B"/>
    <w:rsid w:val="00141FEC"/>
    <w:rsid w:val="0015130A"/>
    <w:rsid w:val="001667BB"/>
    <w:rsid w:val="001667C5"/>
    <w:rsid w:val="0017071F"/>
    <w:rsid w:val="0017468F"/>
    <w:rsid w:val="00182FC8"/>
    <w:rsid w:val="00185C1C"/>
    <w:rsid w:val="00186DBB"/>
    <w:rsid w:val="00192060"/>
    <w:rsid w:val="0019495F"/>
    <w:rsid w:val="00196686"/>
    <w:rsid w:val="00197EEC"/>
    <w:rsid w:val="001A0DC0"/>
    <w:rsid w:val="001B1DF1"/>
    <w:rsid w:val="001B2280"/>
    <w:rsid w:val="001C2DC9"/>
    <w:rsid w:val="001C5BF7"/>
    <w:rsid w:val="001C60C1"/>
    <w:rsid w:val="001D079D"/>
    <w:rsid w:val="001D2595"/>
    <w:rsid w:val="001D32D7"/>
    <w:rsid w:val="001D3E1D"/>
    <w:rsid w:val="001E0600"/>
    <w:rsid w:val="001E0E1B"/>
    <w:rsid w:val="001E4062"/>
    <w:rsid w:val="001F0076"/>
    <w:rsid w:val="001F1C7D"/>
    <w:rsid w:val="001F3D74"/>
    <w:rsid w:val="001F75E5"/>
    <w:rsid w:val="00200B4B"/>
    <w:rsid w:val="00201B3E"/>
    <w:rsid w:val="002039F5"/>
    <w:rsid w:val="00204199"/>
    <w:rsid w:val="002059C0"/>
    <w:rsid w:val="002066E8"/>
    <w:rsid w:val="0021343D"/>
    <w:rsid w:val="00220466"/>
    <w:rsid w:val="00221737"/>
    <w:rsid w:val="00224207"/>
    <w:rsid w:val="0023267E"/>
    <w:rsid w:val="0023391E"/>
    <w:rsid w:val="00237D44"/>
    <w:rsid w:val="00244E0D"/>
    <w:rsid w:val="002526FE"/>
    <w:rsid w:val="00254A33"/>
    <w:rsid w:val="002614F7"/>
    <w:rsid w:val="0026163D"/>
    <w:rsid w:val="002621E5"/>
    <w:rsid w:val="0026255A"/>
    <w:rsid w:val="00273DDA"/>
    <w:rsid w:val="0027791E"/>
    <w:rsid w:val="0027795E"/>
    <w:rsid w:val="00284545"/>
    <w:rsid w:val="00286E38"/>
    <w:rsid w:val="00287C96"/>
    <w:rsid w:val="002A45C4"/>
    <w:rsid w:val="002B436E"/>
    <w:rsid w:val="002B7F94"/>
    <w:rsid w:val="002C261F"/>
    <w:rsid w:val="002C603F"/>
    <w:rsid w:val="002D039F"/>
    <w:rsid w:val="002D6C79"/>
    <w:rsid w:val="002E7638"/>
    <w:rsid w:val="002E7D58"/>
    <w:rsid w:val="002F0AA6"/>
    <w:rsid w:val="002F1BB3"/>
    <w:rsid w:val="00304612"/>
    <w:rsid w:val="003077B9"/>
    <w:rsid w:val="00320596"/>
    <w:rsid w:val="003208BD"/>
    <w:rsid w:val="00321565"/>
    <w:rsid w:val="00321E28"/>
    <w:rsid w:val="00333EE4"/>
    <w:rsid w:val="00344085"/>
    <w:rsid w:val="00344D8D"/>
    <w:rsid w:val="003460D7"/>
    <w:rsid w:val="00346246"/>
    <w:rsid w:val="00350D35"/>
    <w:rsid w:val="003510DC"/>
    <w:rsid w:val="0035746B"/>
    <w:rsid w:val="00363807"/>
    <w:rsid w:val="003656C6"/>
    <w:rsid w:val="00374ACC"/>
    <w:rsid w:val="00375A44"/>
    <w:rsid w:val="00375BFF"/>
    <w:rsid w:val="00381A19"/>
    <w:rsid w:val="00385C32"/>
    <w:rsid w:val="003905CE"/>
    <w:rsid w:val="0039462F"/>
    <w:rsid w:val="00396164"/>
    <w:rsid w:val="00396C07"/>
    <w:rsid w:val="00397129"/>
    <w:rsid w:val="003B1514"/>
    <w:rsid w:val="003C5580"/>
    <w:rsid w:val="003D57F4"/>
    <w:rsid w:val="003E49A2"/>
    <w:rsid w:val="003F0AB1"/>
    <w:rsid w:val="003F7DFD"/>
    <w:rsid w:val="004008B9"/>
    <w:rsid w:val="0040303D"/>
    <w:rsid w:val="00416AC9"/>
    <w:rsid w:val="00422271"/>
    <w:rsid w:val="004249E1"/>
    <w:rsid w:val="00431877"/>
    <w:rsid w:val="00432C4A"/>
    <w:rsid w:val="00434A14"/>
    <w:rsid w:val="00434DC9"/>
    <w:rsid w:val="0044690B"/>
    <w:rsid w:val="00450CBC"/>
    <w:rsid w:val="00452F9B"/>
    <w:rsid w:val="00456A68"/>
    <w:rsid w:val="00460669"/>
    <w:rsid w:val="00471E84"/>
    <w:rsid w:val="00480B5C"/>
    <w:rsid w:val="004811D0"/>
    <w:rsid w:val="004827F4"/>
    <w:rsid w:val="00483048"/>
    <w:rsid w:val="00483502"/>
    <w:rsid w:val="00484D8B"/>
    <w:rsid w:val="00487563"/>
    <w:rsid w:val="00487819"/>
    <w:rsid w:val="00495822"/>
    <w:rsid w:val="004A1941"/>
    <w:rsid w:val="004A3211"/>
    <w:rsid w:val="004A48AE"/>
    <w:rsid w:val="004B62AC"/>
    <w:rsid w:val="004C0DCB"/>
    <w:rsid w:val="004C13AA"/>
    <w:rsid w:val="004C56C4"/>
    <w:rsid w:val="004C7E71"/>
    <w:rsid w:val="004D3290"/>
    <w:rsid w:val="004D4B0F"/>
    <w:rsid w:val="004D5508"/>
    <w:rsid w:val="004D6F8D"/>
    <w:rsid w:val="004E3277"/>
    <w:rsid w:val="004E41B5"/>
    <w:rsid w:val="004F1E8C"/>
    <w:rsid w:val="004F4739"/>
    <w:rsid w:val="004F6D61"/>
    <w:rsid w:val="004F73A6"/>
    <w:rsid w:val="00502519"/>
    <w:rsid w:val="00513BB9"/>
    <w:rsid w:val="00515B86"/>
    <w:rsid w:val="00527934"/>
    <w:rsid w:val="005527BA"/>
    <w:rsid w:val="00555C55"/>
    <w:rsid w:val="00555E40"/>
    <w:rsid w:val="00565120"/>
    <w:rsid w:val="00567184"/>
    <w:rsid w:val="00575275"/>
    <w:rsid w:val="00582E01"/>
    <w:rsid w:val="0058456D"/>
    <w:rsid w:val="00586322"/>
    <w:rsid w:val="00590CF3"/>
    <w:rsid w:val="00591246"/>
    <w:rsid w:val="00591BB3"/>
    <w:rsid w:val="0059783C"/>
    <w:rsid w:val="005A0120"/>
    <w:rsid w:val="005A0296"/>
    <w:rsid w:val="005A2847"/>
    <w:rsid w:val="005B2434"/>
    <w:rsid w:val="005B7D72"/>
    <w:rsid w:val="005D18AC"/>
    <w:rsid w:val="005D5B40"/>
    <w:rsid w:val="005E4215"/>
    <w:rsid w:val="005E45F5"/>
    <w:rsid w:val="005E7398"/>
    <w:rsid w:val="005E7F2E"/>
    <w:rsid w:val="005F5830"/>
    <w:rsid w:val="005F6A55"/>
    <w:rsid w:val="005F7932"/>
    <w:rsid w:val="006038EA"/>
    <w:rsid w:val="006047D0"/>
    <w:rsid w:val="006103AD"/>
    <w:rsid w:val="00615A49"/>
    <w:rsid w:val="0062001F"/>
    <w:rsid w:val="00621D08"/>
    <w:rsid w:val="00623078"/>
    <w:rsid w:val="00633417"/>
    <w:rsid w:val="006334F0"/>
    <w:rsid w:val="0063448F"/>
    <w:rsid w:val="006527AA"/>
    <w:rsid w:val="00655C1F"/>
    <w:rsid w:val="00656BF8"/>
    <w:rsid w:val="00661371"/>
    <w:rsid w:val="0066336B"/>
    <w:rsid w:val="00664822"/>
    <w:rsid w:val="006659A5"/>
    <w:rsid w:val="00671703"/>
    <w:rsid w:val="006753D4"/>
    <w:rsid w:val="0067606B"/>
    <w:rsid w:val="006860DC"/>
    <w:rsid w:val="0069279D"/>
    <w:rsid w:val="00695907"/>
    <w:rsid w:val="006A1B6D"/>
    <w:rsid w:val="006A4229"/>
    <w:rsid w:val="006A5653"/>
    <w:rsid w:val="006B3564"/>
    <w:rsid w:val="006B5F5C"/>
    <w:rsid w:val="006C60CF"/>
    <w:rsid w:val="006D5C6B"/>
    <w:rsid w:val="006E1B2F"/>
    <w:rsid w:val="006E53B8"/>
    <w:rsid w:val="006E7080"/>
    <w:rsid w:val="006F5288"/>
    <w:rsid w:val="007016B4"/>
    <w:rsid w:val="00704246"/>
    <w:rsid w:val="0070467A"/>
    <w:rsid w:val="007061DD"/>
    <w:rsid w:val="00707B1A"/>
    <w:rsid w:val="00711ABE"/>
    <w:rsid w:val="00712849"/>
    <w:rsid w:val="00715FDD"/>
    <w:rsid w:val="0072110F"/>
    <w:rsid w:val="00722F05"/>
    <w:rsid w:val="00727659"/>
    <w:rsid w:val="007309C5"/>
    <w:rsid w:val="00730CE9"/>
    <w:rsid w:val="00740048"/>
    <w:rsid w:val="00744A3F"/>
    <w:rsid w:val="00744A61"/>
    <w:rsid w:val="0075359A"/>
    <w:rsid w:val="0075576D"/>
    <w:rsid w:val="00756A8A"/>
    <w:rsid w:val="00757107"/>
    <w:rsid w:val="00766DDA"/>
    <w:rsid w:val="00770141"/>
    <w:rsid w:val="00780662"/>
    <w:rsid w:val="00785D37"/>
    <w:rsid w:val="007B1F62"/>
    <w:rsid w:val="007C1CA8"/>
    <w:rsid w:val="007C3E06"/>
    <w:rsid w:val="007C4789"/>
    <w:rsid w:val="007D2620"/>
    <w:rsid w:val="007E670F"/>
    <w:rsid w:val="007F1090"/>
    <w:rsid w:val="007F3916"/>
    <w:rsid w:val="007F5325"/>
    <w:rsid w:val="007F6CF1"/>
    <w:rsid w:val="00803A5F"/>
    <w:rsid w:val="008147B8"/>
    <w:rsid w:val="00815C77"/>
    <w:rsid w:val="0081789E"/>
    <w:rsid w:val="00830911"/>
    <w:rsid w:val="008352B0"/>
    <w:rsid w:val="00840F9D"/>
    <w:rsid w:val="00842CB4"/>
    <w:rsid w:val="00843AB9"/>
    <w:rsid w:val="008519DF"/>
    <w:rsid w:val="00855877"/>
    <w:rsid w:val="008565C9"/>
    <w:rsid w:val="008657B9"/>
    <w:rsid w:val="00866205"/>
    <w:rsid w:val="00871138"/>
    <w:rsid w:val="00876ECE"/>
    <w:rsid w:val="008809C2"/>
    <w:rsid w:val="00884C4C"/>
    <w:rsid w:val="0089060E"/>
    <w:rsid w:val="00893E9B"/>
    <w:rsid w:val="00895AE3"/>
    <w:rsid w:val="008A1482"/>
    <w:rsid w:val="008A3BDC"/>
    <w:rsid w:val="008B3E21"/>
    <w:rsid w:val="008B7D7D"/>
    <w:rsid w:val="008C54AE"/>
    <w:rsid w:val="008D27C0"/>
    <w:rsid w:val="008D4DD6"/>
    <w:rsid w:val="008E0E6C"/>
    <w:rsid w:val="008E26C2"/>
    <w:rsid w:val="008F080B"/>
    <w:rsid w:val="008F1328"/>
    <w:rsid w:val="008F316E"/>
    <w:rsid w:val="008F5176"/>
    <w:rsid w:val="008F5779"/>
    <w:rsid w:val="009056DC"/>
    <w:rsid w:val="00906642"/>
    <w:rsid w:val="00907B52"/>
    <w:rsid w:val="009236F5"/>
    <w:rsid w:val="00924839"/>
    <w:rsid w:val="0092610E"/>
    <w:rsid w:val="009268CF"/>
    <w:rsid w:val="00942553"/>
    <w:rsid w:val="00953818"/>
    <w:rsid w:val="009544DA"/>
    <w:rsid w:val="00961C47"/>
    <w:rsid w:val="00967AFC"/>
    <w:rsid w:val="00990E09"/>
    <w:rsid w:val="009A5F13"/>
    <w:rsid w:val="009B2ECD"/>
    <w:rsid w:val="009B54FA"/>
    <w:rsid w:val="009C25AE"/>
    <w:rsid w:val="009C3E56"/>
    <w:rsid w:val="009D1B67"/>
    <w:rsid w:val="009D20F9"/>
    <w:rsid w:val="009D6601"/>
    <w:rsid w:val="009E1E3C"/>
    <w:rsid w:val="009E289E"/>
    <w:rsid w:val="009E42AE"/>
    <w:rsid w:val="009F1237"/>
    <w:rsid w:val="009F3813"/>
    <w:rsid w:val="00A01058"/>
    <w:rsid w:val="00A027E0"/>
    <w:rsid w:val="00A0440B"/>
    <w:rsid w:val="00A0677F"/>
    <w:rsid w:val="00A07FF5"/>
    <w:rsid w:val="00A13842"/>
    <w:rsid w:val="00A146FD"/>
    <w:rsid w:val="00A16240"/>
    <w:rsid w:val="00A2684F"/>
    <w:rsid w:val="00A350BA"/>
    <w:rsid w:val="00A565AA"/>
    <w:rsid w:val="00A57CA4"/>
    <w:rsid w:val="00A60AB7"/>
    <w:rsid w:val="00A61180"/>
    <w:rsid w:val="00A635D5"/>
    <w:rsid w:val="00A6468E"/>
    <w:rsid w:val="00A6616A"/>
    <w:rsid w:val="00A66626"/>
    <w:rsid w:val="00A67DE2"/>
    <w:rsid w:val="00A72737"/>
    <w:rsid w:val="00A77658"/>
    <w:rsid w:val="00A87824"/>
    <w:rsid w:val="00A87F9D"/>
    <w:rsid w:val="00A9789F"/>
    <w:rsid w:val="00AA2FEE"/>
    <w:rsid w:val="00AB1C2E"/>
    <w:rsid w:val="00AB3573"/>
    <w:rsid w:val="00AB4008"/>
    <w:rsid w:val="00AC5E09"/>
    <w:rsid w:val="00AD2E9B"/>
    <w:rsid w:val="00AD395D"/>
    <w:rsid w:val="00AD61D4"/>
    <w:rsid w:val="00AE077C"/>
    <w:rsid w:val="00AE46F6"/>
    <w:rsid w:val="00AE6D1D"/>
    <w:rsid w:val="00AE7D5C"/>
    <w:rsid w:val="00B13EF2"/>
    <w:rsid w:val="00B16445"/>
    <w:rsid w:val="00B17827"/>
    <w:rsid w:val="00B201E5"/>
    <w:rsid w:val="00B23C99"/>
    <w:rsid w:val="00B27E78"/>
    <w:rsid w:val="00B30CE1"/>
    <w:rsid w:val="00B3132A"/>
    <w:rsid w:val="00B32576"/>
    <w:rsid w:val="00B32588"/>
    <w:rsid w:val="00B34F55"/>
    <w:rsid w:val="00B371DA"/>
    <w:rsid w:val="00B41273"/>
    <w:rsid w:val="00B42A93"/>
    <w:rsid w:val="00B43A2A"/>
    <w:rsid w:val="00B44253"/>
    <w:rsid w:val="00B4442D"/>
    <w:rsid w:val="00B46B9D"/>
    <w:rsid w:val="00B5375F"/>
    <w:rsid w:val="00B555C4"/>
    <w:rsid w:val="00B62ADB"/>
    <w:rsid w:val="00B64E5A"/>
    <w:rsid w:val="00B65796"/>
    <w:rsid w:val="00B6724B"/>
    <w:rsid w:val="00B72533"/>
    <w:rsid w:val="00B7398B"/>
    <w:rsid w:val="00B8131D"/>
    <w:rsid w:val="00B849E6"/>
    <w:rsid w:val="00B94AC9"/>
    <w:rsid w:val="00B94F8B"/>
    <w:rsid w:val="00B971C4"/>
    <w:rsid w:val="00BA5FE4"/>
    <w:rsid w:val="00BC582C"/>
    <w:rsid w:val="00BD6078"/>
    <w:rsid w:val="00BE2B0C"/>
    <w:rsid w:val="00BE30D7"/>
    <w:rsid w:val="00BE586F"/>
    <w:rsid w:val="00BF49BE"/>
    <w:rsid w:val="00BF6849"/>
    <w:rsid w:val="00BF7839"/>
    <w:rsid w:val="00C014D0"/>
    <w:rsid w:val="00C0641E"/>
    <w:rsid w:val="00C12F20"/>
    <w:rsid w:val="00C13532"/>
    <w:rsid w:val="00C147CD"/>
    <w:rsid w:val="00C17C68"/>
    <w:rsid w:val="00C2332A"/>
    <w:rsid w:val="00C25E24"/>
    <w:rsid w:val="00C2612F"/>
    <w:rsid w:val="00C3009A"/>
    <w:rsid w:val="00C32784"/>
    <w:rsid w:val="00C32AFA"/>
    <w:rsid w:val="00C43ABD"/>
    <w:rsid w:val="00C5095B"/>
    <w:rsid w:val="00C515CB"/>
    <w:rsid w:val="00C539A7"/>
    <w:rsid w:val="00C700E7"/>
    <w:rsid w:val="00C72968"/>
    <w:rsid w:val="00C73C89"/>
    <w:rsid w:val="00C77682"/>
    <w:rsid w:val="00C82484"/>
    <w:rsid w:val="00C82894"/>
    <w:rsid w:val="00C83DD0"/>
    <w:rsid w:val="00C85923"/>
    <w:rsid w:val="00C87949"/>
    <w:rsid w:val="00C90511"/>
    <w:rsid w:val="00C91693"/>
    <w:rsid w:val="00C954FF"/>
    <w:rsid w:val="00C957F3"/>
    <w:rsid w:val="00CA773F"/>
    <w:rsid w:val="00CB1FAF"/>
    <w:rsid w:val="00CB432A"/>
    <w:rsid w:val="00CC4702"/>
    <w:rsid w:val="00CC5715"/>
    <w:rsid w:val="00CD21BC"/>
    <w:rsid w:val="00CD2682"/>
    <w:rsid w:val="00CD32D2"/>
    <w:rsid w:val="00CD4237"/>
    <w:rsid w:val="00CD4E6D"/>
    <w:rsid w:val="00CD7816"/>
    <w:rsid w:val="00CE2123"/>
    <w:rsid w:val="00D02E9A"/>
    <w:rsid w:val="00D065FF"/>
    <w:rsid w:val="00D10A58"/>
    <w:rsid w:val="00D12D9D"/>
    <w:rsid w:val="00D134FF"/>
    <w:rsid w:val="00D20BF0"/>
    <w:rsid w:val="00D21D74"/>
    <w:rsid w:val="00D31FAD"/>
    <w:rsid w:val="00D32267"/>
    <w:rsid w:val="00D3623E"/>
    <w:rsid w:val="00D4411F"/>
    <w:rsid w:val="00D524CD"/>
    <w:rsid w:val="00D54564"/>
    <w:rsid w:val="00D56475"/>
    <w:rsid w:val="00D609D3"/>
    <w:rsid w:val="00D61925"/>
    <w:rsid w:val="00D67AED"/>
    <w:rsid w:val="00D93023"/>
    <w:rsid w:val="00D935A7"/>
    <w:rsid w:val="00DA27AC"/>
    <w:rsid w:val="00DA5831"/>
    <w:rsid w:val="00DA6EC7"/>
    <w:rsid w:val="00DA78C5"/>
    <w:rsid w:val="00DB318E"/>
    <w:rsid w:val="00DB3E3F"/>
    <w:rsid w:val="00DB5816"/>
    <w:rsid w:val="00DC3C5C"/>
    <w:rsid w:val="00DD3692"/>
    <w:rsid w:val="00DD3DA0"/>
    <w:rsid w:val="00DD44BA"/>
    <w:rsid w:val="00DD7531"/>
    <w:rsid w:val="00DF62C0"/>
    <w:rsid w:val="00E0124D"/>
    <w:rsid w:val="00E03000"/>
    <w:rsid w:val="00E045C8"/>
    <w:rsid w:val="00E16064"/>
    <w:rsid w:val="00E16256"/>
    <w:rsid w:val="00E2301A"/>
    <w:rsid w:val="00E32590"/>
    <w:rsid w:val="00E32982"/>
    <w:rsid w:val="00E420AF"/>
    <w:rsid w:val="00E5001D"/>
    <w:rsid w:val="00E5447E"/>
    <w:rsid w:val="00E56A8F"/>
    <w:rsid w:val="00E578DF"/>
    <w:rsid w:val="00E61484"/>
    <w:rsid w:val="00E61787"/>
    <w:rsid w:val="00E62613"/>
    <w:rsid w:val="00E64EA7"/>
    <w:rsid w:val="00E64EC7"/>
    <w:rsid w:val="00E65655"/>
    <w:rsid w:val="00E672FB"/>
    <w:rsid w:val="00E759D0"/>
    <w:rsid w:val="00E770DC"/>
    <w:rsid w:val="00E80527"/>
    <w:rsid w:val="00E83D9C"/>
    <w:rsid w:val="00E91FB9"/>
    <w:rsid w:val="00EA301B"/>
    <w:rsid w:val="00EA464F"/>
    <w:rsid w:val="00EA506D"/>
    <w:rsid w:val="00EA6CCB"/>
    <w:rsid w:val="00EA7C22"/>
    <w:rsid w:val="00EB0DF2"/>
    <w:rsid w:val="00EC1C85"/>
    <w:rsid w:val="00EC50A8"/>
    <w:rsid w:val="00EC796D"/>
    <w:rsid w:val="00ED621A"/>
    <w:rsid w:val="00EF4D3E"/>
    <w:rsid w:val="00EF601B"/>
    <w:rsid w:val="00F240A1"/>
    <w:rsid w:val="00F27565"/>
    <w:rsid w:val="00F27591"/>
    <w:rsid w:val="00F30DB4"/>
    <w:rsid w:val="00F31362"/>
    <w:rsid w:val="00F329DE"/>
    <w:rsid w:val="00F32CF2"/>
    <w:rsid w:val="00F34529"/>
    <w:rsid w:val="00F363B6"/>
    <w:rsid w:val="00F368EF"/>
    <w:rsid w:val="00F40CA1"/>
    <w:rsid w:val="00F417E6"/>
    <w:rsid w:val="00F43F2C"/>
    <w:rsid w:val="00F458D7"/>
    <w:rsid w:val="00F46CC7"/>
    <w:rsid w:val="00F50C98"/>
    <w:rsid w:val="00F527DF"/>
    <w:rsid w:val="00F54DB3"/>
    <w:rsid w:val="00F6026B"/>
    <w:rsid w:val="00F62CA5"/>
    <w:rsid w:val="00F71072"/>
    <w:rsid w:val="00F74D58"/>
    <w:rsid w:val="00F84824"/>
    <w:rsid w:val="00F858C8"/>
    <w:rsid w:val="00F91F74"/>
    <w:rsid w:val="00F93243"/>
    <w:rsid w:val="00FA27F9"/>
    <w:rsid w:val="00FA5025"/>
    <w:rsid w:val="00FB077B"/>
    <w:rsid w:val="00FC2148"/>
    <w:rsid w:val="00FC38ED"/>
    <w:rsid w:val="00FC4095"/>
    <w:rsid w:val="00FE1FDC"/>
    <w:rsid w:val="00FE399C"/>
    <w:rsid w:val="00FE3D62"/>
    <w:rsid w:val="00FE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FBC242"/>
  <w15:chartTrackingRefBased/>
  <w15:docId w15:val="{7EEF95BE-42AB-4E2F-B7CA-F238BC9CB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3502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6C07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22420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224207"/>
  </w:style>
  <w:style w:type="paragraph" w:styleId="a5">
    <w:name w:val="footer"/>
    <w:basedOn w:val="a"/>
    <w:link w:val="Char0"/>
    <w:uiPriority w:val="99"/>
    <w:unhideWhenUsed/>
    <w:rsid w:val="0022420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224207"/>
  </w:style>
  <w:style w:type="paragraph" w:styleId="a6">
    <w:name w:val="Balloon Text"/>
    <w:basedOn w:val="a"/>
    <w:link w:val="Char1"/>
    <w:uiPriority w:val="99"/>
    <w:semiHidden/>
    <w:unhideWhenUsed/>
    <w:rsid w:val="00224207"/>
    <w:rPr>
      <w:kern w:val="0"/>
      <w:sz w:val="18"/>
      <w:szCs w:val="18"/>
      <w:lang w:val="x-none" w:eastAsia="x-none"/>
    </w:rPr>
  </w:style>
  <w:style w:type="character" w:customStyle="1" w:styleId="Char1">
    <w:name w:val="풍선 도움말 텍스트 Char"/>
    <w:link w:val="a6"/>
    <w:uiPriority w:val="99"/>
    <w:semiHidden/>
    <w:rsid w:val="00224207"/>
    <w:rPr>
      <w:rFonts w:ascii="맑은 고딕" w:eastAsia="맑은 고딕" w:hAnsi="맑은 고딕" w:cs="Times New Roman"/>
      <w:sz w:val="18"/>
      <w:szCs w:val="18"/>
    </w:rPr>
  </w:style>
  <w:style w:type="table" w:styleId="a7">
    <w:name w:val="Table Grid"/>
    <w:basedOn w:val="a1"/>
    <w:uiPriority w:val="59"/>
    <w:rsid w:val="002242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Date"/>
    <w:basedOn w:val="a"/>
    <w:next w:val="a"/>
    <w:link w:val="Char2"/>
    <w:uiPriority w:val="99"/>
    <w:semiHidden/>
    <w:unhideWhenUsed/>
    <w:rsid w:val="00C82484"/>
  </w:style>
  <w:style w:type="character" w:customStyle="1" w:styleId="Char2">
    <w:name w:val="날짜 Char"/>
    <w:link w:val="a8"/>
    <w:uiPriority w:val="99"/>
    <w:semiHidden/>
    <w:rsid w:val="00C82484"/>
    <w:rPr>
      <w:kern w:val="2"/>
      <w:szCs w:val="22"/>
    </w:rPr>
  </w:style>
  <w:style w:type="character" w:styleId="a9">
    <w:name w:val="annotation reference"/>
    <w:uiPriority w:val="99"/>
    <w:semiHidden/>
    <w:unhideWhenUsed/>
    <w:rsid w:val="00B64E5A"/>
    <w:rPr>
      <w:sz w:val="18"/>
      <w:szCs w:val="18"/>
    </w:rPr>
  </w:style>
  <w:style w:type="paragraph" w:styleId="aa">
    <w:name w:val="annotation text"/>
    <w:basedOn w:val="a"/>
    <w:link w:val="Char3"/>
    <w:uiPriority w:val="99"/>
    <w:semiHidden/>
    <w:unhideWhenUsed/>
    <w:rsid w:val="00B64E5A"/>
    <w:pPr>
      <w:jc w:val="left"/>
    </w:pPr>
  </w:style>
  <w:style w:type="character" w:customStyle="1" w:styleId="Char3">
    <w:name w:val="메모 텍스트 Char"/>
    <w:link w:val="aa"/>
    <w:uiPriority w:val="99"/>
    <w:semiHidden/>
    <w:rsid w:val="00B64E5A"/>
    <w:rPr>
      <w:kern w:val="2"/>
      <w:szCs w:val="22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B64E5A"/>
    <w:rPr>
      <w:b/>
      <w:bCs/>
    </w:rPr>
  </w:style>
  <w:style w:type="character" w:customStyle="1" w:styleId="Char4">
    <w:name w:val="메모 주제 Char"/>
    <w:link w:val="ab"/>
    <w:uiPriority w:val="99"/>
    <w:semiHidden/>
    <w:rsid w:val="00B64E5A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9E1E3C"/>
    <w:rPr>
      <w:kern w:val="2"/>
      <w:szCs w:val="22"/>
    </w:rPr>
  </w:style>
  <w:style w:type="paragraph" w:styleId="ad">
    <w:name w:val="Normal (Web)"/>
    <w:basedOn w:val="a"/>
    <w:uiPriority w:val="99"/>
    <w:semiHidden/>
    <w:unhideWhenUsed/>
    <w:rsid w:val="008F5176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e">
    <w:name w:val="No Spacing"/>
    <w:uiPriority w:val="1"/>
    <w:qFormat/>
    <w:rsid w:val="00487819"/>
    <w:pPr>
      <w:widowControl w:val="0"/>
      <w:wordWrap w:val="0"/>
      <w:autoSpaceDE w:val="0"/>
      <w:autoSpaceDN w:val="0"/>
      <w:jc w:val="both"/>
    </w:pPr>
    <w:rPr>
      <w:kern w:val="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2937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4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5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498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58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167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6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066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6535042">
                  <w:marLeft w:val="0"/>
                  <w:marRight w:val="30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959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119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0BE6005-503F-4E79-AA88-EC6D3EF05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3</Pages>
  <Words>366</Words>
  <Characters>2092</Characters>
  <Application>Microsoft Office Word</Application>
  <DocSecurity>0</DocSecurity>
  <Lines>17</Lines>
  <Paragraphs>4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e&amp;m</dc:creator>
  <cp:keywords/>
  <cp:lastModifiedBy>슬범 박</cp:lastModifiedBy>
  <cp:revision>13</cp:revision>
  <cp:lastPrinted>2024-08-21T07:15:00Z</cp:lastPrinted>
  <dcterms:created xsi:type="dcterms:W3CDTF">2026-04-14T08:10:00Z</dcterms:created>
  <dcterms:modified xsi:type="dcterms:W3CDTF">2026-04-14T08:59:00Z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NSCPROP_SA">
    <vt:lpwstr>C:\mySingle\TEMP\멀티캠퍼스_행사출연계약서_210319.doc</vt:lpwstr>
  </property>
</Properties>
</file>